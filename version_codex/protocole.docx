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4040"/>
        <w:gridCol w:w="3620"/>
        <w:gridCol w:w="2500"/>
      </w:tblGrid>
      <w:tr w:rsidR="008B767B" w14:paraId="68B17C05" w14:textId="77777777">
        <w:trPr>
          <w:trHeight w:val="430"/>
        </w:trPr>
        <w:tc>
          <w:tcPr>
            <w:tcW w:w="840" w:type="dxa"/>
            <w:vMerge w:val="restart"/>
          </w:tcPr>
          <w:p w14:paraId="3BD07CA7" w14:textId="77777777" w:rsidR="008B767B" w:rsidRDefault="008B767B">
            <w:pPr>
              <w:pStyle w:val="TableParagraph"/>
              <w:spacing w:before="7"/>
              <w:rPr>
                <w:rFonts w:ascii="Times New Roman"/>
                <w:sz w:val="11"/>
              </w:rPr>
            </w:pPr>
          </w:p>
          <w:p w14:paraId="484AE743" w14:textId="77777777" w:rsidR="008B767B" w:rsidRDefault="00E13715">
            <w:pPr>
              <w:pStyle w:val="TableParagraph"/>
              <w:ind w:left="131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fr-FR"/>
              </w:rPr>
              <w:drawing>
                <wp:inline distT="0" distB="0" distL="0" distR="0" wp14:anchorId="284D877F" wp14:editId="4153EC14">
                  <wp:extent cx="418642" cy="523303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42" cy="52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0" w:type="dxa"/>
            <w:gridSpan w:val="2"/>
            <w:vMerge w:val="restart"/>
          </w:tcPr>
          <w:p w14:paraId="7C96D1F3" w14:textId="77777777" w:rsidR="008B767B" w:rsidRDefault="00E13715">
            <w:pPr>
              <w:pStyle w:val="TableParagraph"/>
              <w:spacing w:before="110"/>
              <w:ind w:left="1192" w:right="118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0"/>
                <w:sz w:val="32"/>
              </w:rPr>
              <w:t>Dty_Protocole_Type_RIPH3_ou_RHLJ</w:t>
            </w:r>
          </w:p>
        </w:tc>
        <w:tc>
          <w:tcPr>
            <w:tcW w:w="2500" w:type="dxa"/>
          </w:tcPr>
          <w:p w14:paraId="41014499" w14:textId="77777777" w:rsidR="008B767B" w:rsidRDefault="00E13715">
            <w:pPr>
              <w:pStyle w:val="TableParagraph"/>
              <w:spacing w:before="107"/>
              <w:ind w:left="2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Codification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DTY059</w:t>
            </w:r>
          </w:p>
        </w:tc>
      </w:tr>
      <w:tr w:rsidR="008B767B" w14:paraId="7A6C20B0" w14:textId="77777777">
        <w:trPr>
          <w:trHeight w:val="649"/>
        </w:trPr>
        <w:tc>
          <w:tcPr>
            <w:tcW w:w="840" w:type="dxa"/>
            <w:vMerge/>
            <w:tcBorders>
              <w:top w:val="nil"/>
            </w:tcBorders>
          </w:tcPr>
          <w:p w14:paraId="7BEFAEDE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35147FCC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</w:tcPr>
          <w:p w14:paraId="6E778667" w14:textId="77777777" w:rsidR="008B767B" w:rsidRDefault="00E13715">
            <w:pPr>
              <w:pStyle w:val="TableParagraph"/>
              <w:spacing w:before="112"/>
              <w:ind w:left="5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Version</w:t>
            </w:r>
            <w:r>
              <w:rPr>
                <w:w w:val="80"/>
                <w:sz w:val="20"/>
              </w:rPr>
              <w:t xml:space="preserve"> : </w:t>
            </w:r>
            <w:r>
              <w:rPr>
                <w:w w:val="80"/>
                <w:sz w:val="20"/>
                <w:shd w:val="clear" w:color="auto" w:fill="D9D9D9"/>
              </w:rPr>
              <w:t>V3</w:t>
            </w:r>
          </w:p>
        </w:tc>
      </w:tr>
      <w:tr w:rsidR="008B767B" w14:paraId="7BEC5E86" w14:textId="77777777">
        <w:trPr>
          <w:trHeight w:val="430"/>
        </w:trPr>
        <w:tc>
          <w:tcPr>
            <w:tcW w:w="4880" w:type="dxa"/>
            <w:gridSpan w:val="2"/>
          </w:tcPr>
          <w:p w14:paraId="212F0922" w14:textId="77777777" w:rsidR="008B767B" w:rsidRDefault="00E13715">
            <w:pPr>
              <w:pStyle w:val="TableParagraph"/>
              <w:spacing w:before="107"/>
              <w:ind w:left="23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Emetteur</w:t>
            </w:r>
            <w:r>
              <w:rPr>
                <w:spacing w:val="3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:</w:t>
            </w:r>
            <w:r>
              <w:rPr>
                <w:spacing w:val="4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D-DR</w:t>
            </w:r>
            <w:r>
              <w:rPr>
                <w:w w:val="80"/>
                <w:sz w:val="20"/>
              </w:rPr>
              <w:t>I</w:t>
            </w:r>
          </w:p>
        </w:tc>
        <w:tc>
          <w:tcPr>
            <w:tcW w:w="3620" w:type="dxa"/>
          </w:tcPr>
          <w:p w14:paraId="247E274F" w14:textId="77777777" w:rsidR="008B767B" w:rsidRDefault="00E13715">
            <w:pPr>
              <w:pStyle w:val="TableParagraph"/>
              <w:spacing w:before="107"/>
              <w:ind w:left="308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Date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d’approbation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16/08/2022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00:00:00</w:t>
            </w:r>
          </w:p>
        </w:tc>
        <w:tc>
          <w:tcPr>
            <w:tcW w:w="2500" w:type="dxa"/>
          </w:tcPr>
          <w:p w14:paraId="16B6BFE4" w14:textId="77777777" w:rsidR="008B767B" w:rsidRDefault="00E13715">
            <w:pPr>
              <w:pStyle w:val="TableParagraph"/>
              <w:spacing w:before="107"/>
              <w:ind w:left="661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Pages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1/12</w:t>
            </w:r>
          </w:p>
        </w:tc>
      </w:tr>
    </w:tbl>
    <w:p w14:paraId="35F32C92" w14:textId="77777777" w:rsidR="008B767B" w:rsidRDefault="008B767B">
      <w:pPr>
        <w:pStyle w:val="Corpsdetexte"/>
        <w:rPr>
          <w:rFonts w:ascii="Times New Roman"/>
          <w:sz w:val="20"/>
        </w:rPr>
      </w:pPr>
    </w:p>
    <w:p w14:paraId="4D01BA79" w14:textId="77777777" w:rsidR="008B767B" w:rsidRDefault="008B767B">
      <w:pPr>
        <w:pStyle w:val="Corpsdetexte"/>
        <w:spacing w:before="10"/>
        <w:rPr>
          <w:rFonts w:ascii="Times New Roman"/>
          <w:sz w:val="24"/>
        </w:rPr>
      </w:pPr>
    </w:p>
    <w:p w14:paraId="565BA134" w14:textId="77777777" w:rsidR="008B767B" w:rsidRDefault="00E13715">
      <w:pPr>
        <w:pStyle w:val="Titre"/>
      </w:pPr>
      <w:r>
        <w:rPr>
          <w:color w:val="FF0000"/>
          <w:w w:val="90"/>
        </w:rPr>
        <w:t>SCUDNCB</w:t>
      </w:r>
    </w:p>
    <w:p w14:paraId="14441B4A" w14:textId="77777777" w:rsidR="008B767B" w:rsidRDefault="00E13715">
      <w:pPr>
        <w:spacing w:before="21"/>
        <w:ind w:left="689" w:right="857"/>
        <w:jc w:val="center"/>
        <w:rPr>
          <w:rFonts w:ascii="Arial"/>
          <w:b/>
          <w:sz w:val="20"/>
        </w:rPr>
      </w:pPr>
      <w:r>
        <w:rPr>
          <w:rFonts w:ascii="Arial"/>
          <w:b/>
          <w:color w:val="FF0000"/>
          <w:w w:val="80"/>
          <w:sz w:val="20"/>
        </w:rPr>
        <w:t>RECHERCHE</w:t>
      </w:r>
      <w:r>
        <w:rPr>
          <w:rFonts w:ascii="Arial"/>
          <w:b/>
          <w:color w:val="FF0000"/>
          <w:spacing w:val="9"/>
          <w:w w:val="80"/>
          <w:sz w:val="20"/>
        </w:rPr>
        <w:t xml:space="preserve"> </w:t>
      </w:r>
      <w:r>
        <w:rPr>
          <w:rFonts w:ascii="Arial"/>
          <w:b/>
          <w:color w:val="FF0000"/>
          <w:w w:val="80"/>
          <w:sz w:val="20"/>
        </w:rPr>
        <w:t>IMPLIQUANT</w:t>
      </w:r>
      <w:r>
        <w:rPr>
          <w:rFonts w:ascii="Arial"/>
          <w:b/>
          <w:color w:val="FF0000"/>
          <w:spacing w:val="9"/>
          <w:w w:val="80"/>
          <w:sz w:val="20"/>
        </w:rPr>
        <w:t xml:space="preserve"> </w:t>
      </w:r>
      <w:r>
        <w:rPr>
          <w:rFonts w:ascii="Arial"/>
          <w:b/>
          <w:color w:val="FF0000"/>
          <w:w w:val="80"/>
          <w:sz w:val="20"/>
        </w:rPr>
        <w:t>LA</w:t>
      </w:r>
      <w:r>
        <w:rPr>
          <w:rFonts w:ascii="Arial"/>
          <w:b/>
          <w:color w:val="FF0000"/>
          <w:spacing w:val="9"/>
          <w:w w:val="80"/>
          <w:sz w:val="20"/>
        </w:rPr>
        <w:t xml:space="preserve"> </w:t>
      </w:r>
      <w:r>
        <w:rPr>
          <w:rFonts w:ascii="Arial"/>
          <w:b/>
          <w:color w:val="FF0000"/>
          <w:w w:val="80"/>
          <w:sz w:val="20"/>
        </w:rPr>
        <w:t>PERSONNE</w:t>
      </w:r>
      <w:r>
        <w:rPr>
          <w:rFonts w:ascii="Arial"/>
          <w:b/>
          <w:color w:val="FF0000"/>
          <w:spacing w:val="10"/>
          <w:w w:val="80"/>
          <w:sz w:val="20"/>
        </w:rPr>
        <w:t xml:space="preserve"> </w:t>
      </w:r>
      <w:r>
        <w:rPr>
          <w:rFonts w:ascii="Arial"/>
          <w:b/>
          <w:color w:val="FF0000"/>
          <w:w w:val="80"/>
          <w:sz w:val="20"/>
        </w:rPr>
        <w:t>HUMAINE</w:t>
      </w:r>
      <w:r>
        <w:rPr>
          <w:rFonts w:ascii="Arial"/>
          <w:b/>
          <w:color w:val="FF0000"/>
          <w:spacing w:val="9"/>
          <w:w w:val="80"/>
          <w:sz w:val="20"/>
        </w:rPr>
        <w:t xml:space="preserve"> </w:t>
      </w:r>
      <w:r>
        <w:rPr>
          <w:rFonts w:ascii="Arial"/>
          <w:b/>
          <w:color w:val="FF0000"/>
          <w:w w:val="80"/>
          <w:sz w:val="20"/>
        </w:rPr>
        <w:t>NON</w:t>
      </w:r>
      <w:r>
        <w:rPr>
          <w:rFonts w:ascii="Arial"/>
          <w:b/>
          <w:color w:val="FF0000"/>
          <w:spacing w:val="9"/>
          <w:w w:val="80"/>
          <w:sz w:val="20"/>
        </w:rPr>
        <w:t xml:space="preserve"> </w:t>
      </w:r>
      <w:r>
        <w:rPr>
          <w:rFonts w:ascii="Arial"/>
          <w:b/>
          <w:color w:val="FF0000"/>
          <w:w w:val="80"/>
          <w:sz w:val="20"/>
        </w:rPr>
        <w:t>INTERVENTIONNELLE</w:t>
      </w:r>
      <w:r>
        <w:rPr>
          <w:rFonts w:ascii="Arial"/>
          <w:b/>
          <w:color w:val="FF0000"/>
          <w:spacing w:val="9"/>
          <w:w w:val="80"/>
          <w:sz w:val="20"/>
        </w:rPr>
        <w:t xml:space="preserve"> </w:t>
      </w:r>
      <w:r>
        <w:rPr>
          <w:rFonts w:ascii="Arial"/>
          <w:b/>
          <w:color w:val="FF0000"/>
          <w:w w:val="80"/>
          <w:sz w:val="20"/>
        </w:rPr>
        <w:t>(RIPH3)</w:t>
      </w:r>
    </w:p>
    <w:p w14:paraId="13D79FBB" w14:textId="77777777" w:rsidR="008B767B" w:rsidRDefault="00E13715">
      <w:pPr>
        <w:spacing w:before="8"/>
        <w:ind w:left="689" w:right="857"/>
        <w:jc w:val="center"/>
        <w:rPr>
          <w:rFonts w:ascii="Arial"/>
          <w:b/>
          <w:sz w:val="20"/>
        </w:rPr>
      </w:pPr>
      <w:proofErr w:type="gramStart"/>
      <w:r>
        <w:rPr>
          <w:rFonts w:ascii="Arial"/>
          <w:b/>
          <w:color w:val="FF0000"/>
          <w:w w:val="90"/>
          <w:sz w:val="20"/>
        </w:rPr>
        <w:t>ou</w:t>
      </w:r>
      <w:proofErr w:type="gramEnd"/>
    </w:p>
    <w:p w14:paraId="5217851A" w14:textId="77777777" w:rsidR="008B767B" w:rsidRDefault="004D1966">
      <w:pPr>
        <w:spacing w:before="10" w:line="249" w:lineRule="auto"/>
        <w:ind w:left="749" w:right="857"/>
        <w:jc w:val="center"/>
        <w:rPr>
          <w:rFonts w:ascii="Arial" w:hAnsi="Arial"/>
          <w:b/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4B94860B" wp14:editId="1BE7387A">
                <wp:simplePos x="0" y="0"/>
                <wp:positionH relativeFrom="page">
                  <wp:posOffset>622300</wp:posOffset>
                </wp:positionH>
                <wp:positionV relativeFrom="paragraph">
                  <wp:posOffset>297180</wp:posOffset>
                </wp:positionV>
                <wp:extent cx="6330950" cy="6819900"/>
                <wp:effectExtent l="0" t="0" r="0" b="0"/>
                <wp:wrapNone/>
                <wp:docPr id="3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0" cy="681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0"/>
                              <w:gridCol w:w="7320"/>
                            </w:tblGrid>
                            <w:tr w:rsidR="0063415D" w14:paraId="2886FB0B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10D2ABC9" w14:textId="77777777" w:rsidR="0063415D" w:rsidRDefault="0063415D">
                                  <w:pPr>
                                    <w:pStyle w:val="TableParagraph"/>
                                    <w:spacing w:before="119"/>
                                    <w:ind w:left="176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19"/>
                                    </w:rPr>
                                    <w:t>ITRE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19"/>
                                    </w:rPr>
                                    <w:t>ET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7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19"/>
                                    </w:rPr>
                                    <w:t>ACRONYME</w:t>
                                  </w:r>
                                </w:p>
                              </w:tc>
                              <w:tc>
                                <w:tcPr>
                                  <w:tcW w:w="7320" w:type="dxa"/>
                                </w:tcPr>
                                <w:p w14:paraId="7D14F84F" w14:textId="77777777" w:rsidR="0063415D" w:rsidRDefault="0063415D">
                                  <w:pPr>
                                    <w:pStyle w:val="TableParagraph"/>
                                    <w:spacing w:before="119" w:line="273" w:lineRule="auto"/>
                                    <w:ind w:left="196" w:right="5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scratch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collapse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test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et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ULNT</w:t>
                                  </w:r>
                                  <w:r>
                                    <w:rPr>
                                      <w:color w:val="FF0000"/>
                                      <w:spacing w:val="12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pour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dépistage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ou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diagnostic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des</w:t>
                                  </w:r>
                                  <w:r>
                                    <w:rPr>
                                      <w:color w:val="FF0000"/>
                                      <w:spacing w:val="-5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névralgies</w:t>
                                  </w:r>
                                  <w:r>
                                    <w:rPr>
                                      <w:color w:val="FF0000"/>
                                      <w:spacing w:val="-5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cervicobrachiales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[SCUDNCB]</w:t>
                                  </w:r>
                                </w:p>
                              </w:tc>
                            </w:tr>
                            <w:tr w:rsidR="0063415D" w14:paraId="3F7B6E49" w14:textId="77777777">
                              <w:trPr>
                                <w:trHeight w:val="2429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5D5990B6" w14:textId="77777777" w:rsidR="0063415D" w:rsidRDefault="0063415D">
                                  <w:pPr>
                                    <w:pStyle w:val="TableParagraph"/>
                                    <w:spacing w:before="114"/>
                                    <w:ind w:left="191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19"/>
                                    </w:rPr>
                                    <w:t>ROMOTEUR</w:t>
                                  </w:r>
                                  <w:r>
                                    <w:rPr>
                                      <w:color w:val="FF0000"/>
                                      <w:w w:val="90"/>
                                      <w:sz w:val="24"/>
                                      <w:shd w:val="clear" w:color="auto" w:fill="00FFFF"/>
                                    </w:rPr>
                                    <w:t>[</w:t>
                                  </w:r>
                                  <w:proofErr w:type="gramEnd"/>
                                  <w:r>
                                    <w:rPr>
                                      <w:color w:val="FF0000"/>
                                      <w:w w:val="90"/>
                                      <w:sz w:val="24"/>
                                      <w:shd w:val="clear" w:color="auto" w:fill="00FFFF"/>
                                    </w:rPr>
                                    <w:t>Non</w:t>
                                  </w:r>
                                </w:p>
                                <w:p w14:paraId="50118D67" w14:textId="77777777" w:rsidR="0063415D" w:rsidRDefault="0063415D">
                                  <w:pPr>
                                    <w:pStyle w:val="TableParagraph"/>
                                    <w:spacing w:before="39" w:line="273" w:lineRule="auto"/>
                                    <w:ind w:left="191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  <w:shd w:val="clear" w:color="auto" w:fill="00FFFF"/>
                                    </w:rPr>
                                    <w:t>applicable</w:t>
                                  </w:r>
                                  <w:proofErr w:type="gramEnd"/>
                                  <w:r>
                                    <w:rPr>
                                      <w:color w:val="FF0000"/>
                                      <w:spacing w:val="1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  <w:shd w:val="clear" w:color="auto" w:fill="00FFFF"/>
                                    </w:rPr>
                                    <w:t>si Recherche</w:t>
                                  </w:r>
                                  <w:r>
                                    <w:rPr>
                                      <w:color w:val="FF0000"/>
                                      <w:spacing w:val="-5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Champs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Hors</w:t>
                                  </w:r>
                                  <w:r>
                                    <w:rPr>
                                      <w:color w:val="FF0000"/>
                                      <w:spacing w:val="22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Loi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Jardé]</w:t>
                                  </w:r>
                                </w:p>
                                <w:p w14:paraId="4C6A88DA" w14:textId="77777777" w:rsidR="0063415D" w:rsidRDefault="0063415D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</w:p>
                                <w:p w14:paraId="2E10E445" w14:textId="77777777" w:rsidR="0063415D" w:rsidRDefault="0063415D">
                                  <w:pPr>
                                    <w:pStyle w:val="TableParagraph"/>
                                    <w:spacing w:line="278" w:lineRule="auto"/>
                                    <w:ind w:left="176" w:right="914" w:firstLine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80"/>
                                      <w:sz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80"/>
                                      <w:sz w:val="19"/>
                                    </w:rPr>
                                    <w:t>ESPONSABLE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17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80"/>
                                      <w:sz w:val="19"/>
                                    </w:rPr>
                                    <w:t>DU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9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80"/>
                                      <w:sz w:val="19"/>
                                    </w:rPr>
                                    <w:t>TRAITEMENT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11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80"/>
                                      <w:sz w:val="20"/>
                                      <w:shd w:val="clear" w:color="auto" w:fill="00FF00"/>
                                    </w:rPr>
                                    <w:t>[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00"/>
                                    </w:rPr>
                                    <w:t>Non</w:t>
                                  </w:r>
                                </w:p>
                                <w:p w14:paraId="5911F312" w14:textId="77777777" w:rsidR="0063415D" w:rsidRDefault="0063415D">
                                  <w:pPr>
                                    <w:pStyle w:val="TableParagraph"/>
                                    <w:spacing w:before="4"/>
                                    <w:ind w:left="19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00"/>
                                    </w:rPr>
                                    <w:t>applicable</w:t>
                                  </w:r>
                                  <w:r>
                                    <w:rPr>
                                      <w:color w:val="FF0000"/>
                                      <w:spacing w:val="22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00"/>
                                    </w:rPr>
                                    <w:t>si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  <w:shd w:val="clear" w:color="auto" w:fill="00FF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00"/>
                                    </w:rPr>
                                    <w:t>RIPH3]</w:t>
                                  </w:r>
                                </w:p>
                              </w:tc>
                              <w:tc>
                                <w:tcPr>
                                  <w:tcW w:w="7320" w:type="dxa"/>
                                </w:tcPr>
                                <w:p w14:paraId="20A6E8BC" w14:textId="77777777" w:rsidR="0063415D" w:rsidRDefault="0063415D">
                                  <w:pPr>
                                    <w:pStyle w:val="TableParagraph"/>
                                    <w:spacing w:before="114" w:line="273" w:lineRule="auto"/>
                                    <w:ind w:left="196" w:right="5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CHU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Rennes,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rue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Henri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Guilloux,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35033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Rennes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cedex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9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NOM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[Nicolas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MEVEL]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Directeur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Recherche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l’Innovation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[Non</w:t>
                                  </w:r>
                                </w:p>
                                <w:p w14:paraId="3E3B3D0D" w14:textId="77777777" w:rsidR="0063415D" w:rsidRDefault="0063415D">
                                  <w:pPr>
                                    <w:pStyle w:val="TableParagraph"/>
                                    <w:spacing w:before="1"/>
                                    <w:ind w:left="196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applicable</w:t>
                                  </w:r>
                                  <w:proofErr w:type="gramEnd"/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si</w:t>
                                  </w:r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Recherche</w:t>
                                  </w:r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Champs</w:t>
                                  </w:r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Hors</w:t>
                                  </w:r>
                                  <w:r>
                                    <w:rPr>
                                      <w:color w:val="FF0000"/>
                                      <w:spacing w:val="15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Loi</w:t>
                                  </w:r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Jardé]</w:t>
                                  </w:r>
                                </w:p>
                                <w:p w14:paraId="01A203E1" w14:textId="77777777" w:rsidR="0063415D" w:rsidRDefault="0063415D">
                                  <w:pPr>
                                    <w:pStyle w:val="TableParagraph"/>
                                    <w:spacing w:before="52" w:line="276" w:lineRule="auto"/>
                                    <w:ind w:left="196" w:right="5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[XX/XX/XXXX]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[Non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applicable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si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Recherche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Champs</w:t>
                                  </w:r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Hors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Loi</w:t>
                                  </w:r>
                                  <w:r>
                                    <w:rPr>
                                      <w:color w:val="FF0000"/>
                                      <w:spacing w:val="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Jardé]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Signature</w:t>
                                  </w:r>
                                  <w:r>
                                    <w:rPr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4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[Non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applicable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si</w:t>
                                  </w:r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Recherche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Champs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Hors</w:t>
                                  </w:r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Loi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Jardé]</w:t>
                                  </w:r>
                                </w:p>
                              </w:tc>
                            </w:tr>
                            <w:tr w:rsidR="0063415D" w14:paraId="0E3DAF3E" w14:textId="77777777">
                              <w:trPr>
                                <w:trHeight w:val="2329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7D42AC0D" w14:textId="77777777" w:rsidR="0063415D" w:rsidRDefault="0063415D">
                                  <w:pPr>
                                    <w:pStyle w:val="TableParagraph"/>
                                    <w:spacing w:before="114"/>
                                    <w:ind w:left="19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19"/>
                                    </w:rPr>
                                    <w:t>NVESTIGATEUR</w:t>
                                  </w:r>
                                </w:p>
                                <w:p w14:paraId="01CF699C" w14:textId="77777777" w:rsidR="0063415D" w:rsidRDefault="0063415D">
                                  <w:pPr>
                                    <w:pStyle w:val="TableParagraph"/>
                                    <w:spacing w:before="95"/>
                                    <w:ind w:left="19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19"/>
                                    </w:rPr>
                                    <w:t>COORDONNATEUR</w:t>
                                  </w:r>
                                </w:p>
                              </w:tc>
                              <w:tc>
                                <w:tcPr>
                                  <w:tcW w:w="7320" w:type="dxa"/>
                                </w:tcPr>
                                <w:p w14:paraId="0D1334F4" w14:textId="77777777" w:rsidR="0063415D" w:rsidRDefault="0063415D">
                                  <w:pPr>
                                    <w:pStyle w:val="TableParagraph"/>
                                    <w:spacing w:before="114"/>
                                    <w:ind w:left="1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Dr</w:t>
                                  </w:r>
                                  <w:r>
                                    <w:rPr>
                                      <w:spacing w:val="15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BOURGOIN</w:t>
                                  </w:r>
                                  <w:r>
                                    <w:rPr>
                                      <w:color w:val="FF0000"/>
                                      <w:spacing w:val="15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Antoine</w:t>
                                  </w:r>
                                </w:p>
                                <w:p w14:paraId="34E33FB9" w14:textId="77777777" w:rsidR="0063415D" w:rsidRDefault="0063415D">
                                  <w:pPr>
                                    <w:pStyle w:val="TableParagraph"/>
                                    <w:spacing w:before="46" w:line="285" w:lineRule="auto"/>
                                    <w:ind w:left="196" w:right="20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Chirurgie</w:t>
                                  </w:r>
                                  <w:r>
                                    <w:rPr>
                                      <w:color w:val="FF0000"/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orthopédique</w:t>
                                  </w:r>
                                  <w:r>
                                    <w:rPr>
                                      <w:color w:val="FF0000"/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et</w:t>
                                  </w:r>
                                  <w:r>
                                    <w:rPr>
                                      <w:color w:val="FF0000"/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traumatologique</w:t>
                                  </w:r>
                                  <w:r>
                                    <w:rPr>
                                      <w:color w:val="FF0000"/>
                                      <w:spacing w:val="-5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CHU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Rennes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4"/>
                                    </w:rPr>
                                    <w:t>Hôpital</w:t>
                                  </w:r>
                                  <w:r>
                                    <w:rPr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Ponchaillou</w:t>
                                  </w:r>
                                  <w:proofErr w:type="spellEnd"/>
                                </w:p>
                                <w:p w14:paraId="0D1066D4" w14:textId="77777777" w:rsidR="0063415D" w:rsidRDefault="0063415D">
                                  <w:pPr>
                                    <w:pStyle w:val="TableParagraph"/>
                                    <w:spacing w:before="3" w:line="288" w:lineRule="auto"/>
                                    <w:ind w:left="196" w:right="3868" w:hanging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rue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Henri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Guillou,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35000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Rennes</w:t>
                                  </w:r>
                                  <w:r>
                                    <w:rPr>
                                      <w:color w:val="FF0000"/>
                                      <w:spacing w:val="-5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hyperlink r:id="rId7">
                                    <w:r>
                                      <w:rPr>
                                        <w:color w:val="FF0000"/>
                                        <w:w w:val="85"/>
                                        <w:sz w:val="24"/>
                                      </w:rPr>
                                      <w:t>antoine.bourgoin@chu-rennes.fr</w:t>
                                    </w:r>
                                  </w:hyperlink>
                                </w:p>
                                <w:p w14:paraId="49459A4F" w14:textId="77777777" w:rsidR="0063415D" w:rsidRDefault="0063415D">
                                  <w:pPr>
                                    <w:pStyle w:val="TableParagraph"/>
                                    <w:spacing w:line="274" w:lineRule="exact"/>
                                    <w:ind w:left="1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02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99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28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43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63415D" w14:paraId="38732874" w14:textId="77777777">
                              <w:trPr>
                                <w:trHeight w:val="770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6F7893EB" w14:textId="77777777" w:rsidR="0063415D" w:rsidRDefault="0063415D">
                                  <w:pPr>
                                    <w:pStyle w:val="TableParagraph"/>
                                    <w:spacing w:before="109"/>
                                    <w:ind w:left="191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19"/>
                                    </w:rPr>
                                    <w:t>CIENTIFIQUE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4"/>
                                    </w:rPr>
                                    <w:t>)</w:t>
                                  </w:r>
                                </w:p>
                                <w:p w14:paraId="7FCF99A0" w14:textId="77777777" w:rsidR="0063415D" w:rsidRDefault="0063415D">
                                  <w:pPr>
                                    <w:pStyle w:val="TableParagraph"/>
                                    <w:spacing w:before="9"/>
                                    <w:ind w:left="191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19"/>
                                    </w:rPr>
                                    <w:t>ASSOCIE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320" w:type="dxa"/>
                                </w:tcPr>
                                <w:p w14:paraId="5A4587AF" w14:textId="77777777" w:rsidR="0063415D" w:rsidRDefault="0063415D">
                                  <w:pPr>
                                    <w:pStyle w:val="TableParagraph"/>
                                    <w:spacing w:before="109"/>
                                    <w:ind w:left="1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Brieuc</w:t>
                                  </w:r>
                                  <w:r>
                                    <w:rPr>
                                      <w:color w:val="FF0000"/>
                                      <w:spacing w:val="15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Vignon</w:t>
                                  </w:r>
                                  <w:r>
                                    <w:rPr>
                                      <w:color w:val="FF0000"/>
                                      <w:spacing w:val="1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(interne</w:t>
                                  </w:r>
                                  <w:r>
                                    <w:rPr>
                                      <w:color w:val="FF0000"/>
                                      <w:spacing w:val="1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color w:val="FF0000"/>
                                      <w:spacing w:val="1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chirurgie</w:t>
                                  </w:r>
                                  <w:r>
                                    <w:rPr>
                                      <w:color w:val="FF0000"/>
                                      <w:spacing w:val="1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orthopédique)</w:t>
                                  </w:r>
                                </w:p>
                              </w:tc>
                            </w:tr>
                            <w:tr w:rsidR="0063415D" w14:paraId="39949E00" w14:textId="77777777">
                              <w:trPr>
                                <w:trHeight w:val="2130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34E3C8DA" w14:textId="77777777" w:rsidR="0063415D" w:rsidRDefault="0063415D">
                                  <w:pPr>
                                    <w:pStyle w:val="TableParagraph"/>
                                    <w:spacing w:before="104"/>
                                    <w:ind w:left="19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80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80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6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80"/>
                                      <w:sz w:val="19"/>
                                    </w:rPr>
                                    <w:t>APPLICABLE</w:t>
                                  </w:r>
                                </w:p>
                                <w:p w14:paraId="219D1D74" w14:textId="77777777" w:rsidR="0063415D" w:rsidRDefault="0063415D">
                                  <w:pPr>
                                    <w:pStyle w:val="TableParagraph"/>
                                    <w:spacing w:before="46"/>
                                    <w:ind w:left="191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19"/>
                                    </w:rPr>
                                    <w:t>NVESTIGATEUR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24"/>
                                    </w:rPr>
                                    <w:t>)</w:t>
                                  </w:r>
                                </w:p>
                                <w:p w14:paraId="237F9ED8" w14:textId="77777777" w:rsidR="0063415D" w:rsidRDefault="0063415D">
                                  <w:pPr>
                                    <w:pStyle w:val="TableParagraph"/>
                                    <w:spacing w:before="54"/>
                                    <w:ind w:left="176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19"/>
                                    </w:rPr>
                                    <w:t>ASSOCIE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90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320" w:type="dxa"/>
                                </w:tcPr>
                                <w:p w14:paraId="71FD84AE" w14:textId="77777777" w:rsidR="0063415D" w:rsidRDefault="0063415D">
                                  <w:pPr>
                                    <w:pStyle w:val="TableParagraph"/>
                                    <w:spacing w:before="104"/>
                                    <w:ind w:left="1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Dr</w:t>
                                  </w:r>
                                  <w:r>
                                    <w:rPr>
                                      <w:color w:val="FF0000"/>
                                      <w:spacing w:val="5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Breton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Yann</w:t>
                                  </w:r>
                                </w:p>
                                <w:p w14:paraId="25D7FA9A" w14:textId="77777777" w:rsidR="0063415D" w:rsidRDefault="0063415D">
                                  <w:pPr>
                                    <w:pStyle w:val="TableParagraph"/>
                                    <w:spacing w:before="46" w:line="288" w:lineRule="auto"/>
                                    <w:ind w:left="196" w:right="20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color w:val="FF0000"/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color w:val="FF0000"/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Chirurgie</w:t>
                                  </w:r>
                                  <w:r>
                                    <w:rPr>
                                      <w:color w:val="FF0000"/>
                                      <w:spacing w:val="1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Orthopédique</w:t>
                                  </w:r>
                                  <w:r>
                                    <w:rPr>
                                      <w:color w:val="FF0000"/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et</w:t>
                                  </w:r>
                                  <w:r>
                                    <w:rPr>
                                      <w:color w:val="FF0000"/>
                                      <w:spacing w:val="18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traumatologique</w:t>
                                  </w:r>
                                  <w:r>
                                    <w:rPr>
                                      <w:color w:val="FF0000"/>
                                      <w:spacing w:val="-5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CHU</w:t>
                                  </w:r>
                                  <w:r>
                                    <w:rPr>
                                      <w:color w:val="FF0000"/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color w:val="FF0000"/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Rennes</w:t>
                                  </w:r>
                                  <w:r>
                                    <w:rPr>
                                      <w:color w:val="FF0000"/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color w:val="FF0000"/>
                                      <w:spacing w:val="-5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Hôpital</w:t>
                                  </w:r>
                                  <w:r>
                                    <w:rPr>
                                      <w:color w:val="FF0000"/>
                                      <w:spacing w:val="-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Ponchaillou</w:t>
                                  </w:r>
                                  <w:proofErr w:type="spellEnd"/>
                                </w:p>
                                <w:p w14:paraId="69B5B54B" w14:textId="77777777" w:rsidR="0063415D" w:rsidRDefault="0063415D">
                                  <w:pPr>
                                    <w:pStyle w:val="TableParagraph"/>
                                    <w:spacing w:line="288" w:lineRule="auto"/>
                                    <w:ind w:left="181" w:right="38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rue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Henri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Guillou,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35000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Rennes</w:t>
                                  </w:r>
                                  <w:r>
                                    <w:rPr>
                                      <w:color w:val="FF0000"/>
                                      <w:spacing w:val="-5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hyperlink r:id="rId8">
                                    <w:r>
                                      <w:rPr>
                                        <w:color w:val="FF0000"/>
                                        <w:w w:val="90"/>
                                        <w:sz w:val="24"/>
                                      </w:rPr>
                                      <w:t>yann.breton@chu-rennes.fr</w:t>
                                    </w:r>
                                  </w:hyperlink>
                                </w:p>
                                <w:p w14:paraId="7AF8E5CB" w14:textId="77777777" w:rsidR="0063415D" w:rsidRDefault="0063415D">
                                  <w:pPr>
                                    <w:pStyle w:val="TableParagraph"/>
                                    <w:spacing w:line="274" w:lineRule="exact"/>
                                    <w:ind w:left="1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02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99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28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43</w:t>
                                  </w:r>
                                  <w:r>
                                    <w:rPr>
                                      <w:color w:val="FF0000"/>
                                      <w:spacing w:val="6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63415D" w14:paraId="6D6DF113" w14:textId="77777777">
                              <w:trPr>
                                <w:trHeight w:val="550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157E2637" w14:textId="77777777" w:rsidR="0063415D" w:rsidRDefault="0063415D">
                                  <w:pPr>
                                    <w:pStyle w:val="TableParagraph"/>
                                    <w:spacing w:before="104"/>
                                    <w:ind w:left="19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19"/>
                                    </w:rPr>
                                    <w:t>ODE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19"/>
                                    </w:rPr>
                                    <w:t>ESSAI</w:t>
                                  </w:r>
                                </w:p>
                              </w:tc>
                              <w:tc>
                                <w:tcPr>
                                  <w:tcW w:w="7320" w:type="dxa"/>
                                </w:tcPr>
                                <w:p w14:paraId="238CD902" w14:textId="77777777" w:rsidR="0063415D" w:rsidRDefault="0063415D">
                                  <w:pPr>
                                    <w:pStyle w:val="TableParagraph"/>
                                    <w:spacing w:before="104"/>
                                    <w:ind w:left="1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[A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compléter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par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DRI]</w:t>
                                  </w:r>
                                </w:p>
                              </w:tc>
                            </w:tr>
                            <w:tr w:rsidR="0063415D" w14:paraId="2D265FC0" w14:textId="77777777">
                              <w:trPr>
                                <w:trHeight w:val="1470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2DC64D74" w14:textId="77777777" w:rsidR="0063415D" w:rsidRDefault="0063415D">
                                  <w:pPr>
                                    <w:pStyle w:val="TableParagraph"/>
                                    <w:spacing w:before="109"/>
                                    <w:ind w:left="19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19"/>
                                    </w:rPr>
                                    <w:t>UMERO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8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19"/>
                                    </w:rPr>
                                    <w:t>ID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19"/>
                                    </w:rPr>
                                    <w:t>RCB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8"/>
                                      <w:w w:val="8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[Non</w:t>
                                  </w:r>
                                </w:p>
                                <w:p w14:paraId="2B96362E" w14:textId="77777777" w:rsidR="0063415D" w:rsidRDefault="0063415D">
                                  <w:pPr>
                                    <w:pStyle w:val="TableParagraph"/>
                                    <w:spacing w:before="46"/>
                                    <w:ind w:left="191"/>
                                    <w:rPr>
                                      <w:sz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applicable</w:t>
                                  </w:r>
                                  <w:proofErr w:type="gramEnd"/>
                                  <w:r>
                                    <w:rPr>
                                      <w:color w:val="FF0000"/>
                                      <w:spacing w:val="11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si</w:t>
                                  </w:r>
                                </w:p>
                                <w:p w14:paraId="3CA950C9" w14:textId="77777777" w:rsidR="0063415D" w:rsidRDefault="0063415D">
                                  <w:pPr>
                                    <w:pStyle w:val="TableParagraph"/>
                                    <w:spacing w:before="47" w:line="273" w:lineRule="auto"/>
                                    <w:ind w:left="191" w:right="4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Recherche</w:t>
                                  </w:r>
                                  <w:r>
                                    <w:rPr>
                                      <w:color w:val="FF0000"/>
                                      <w:spacing w:val="24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FF"/>
                                    </w:rPr>
                                    <w:t>Champs</w:t>
                                  </w:r>
                                  <w:r>
                                    <w:rPr>
                                      <w:color w:val="FF0000"/>
                                      <w:spacing w:val="-5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  <w:shd w:val="clear" w:color="auto" w:fill="00FFFF"/>
                                    </w:rPr>
                                    <w:t>Hors</w:t>
                                  </w:r>
                                  <w:r>
                                    <w:rPr>
                                      <w:color w:val="FF0000"/>
                                      <w:spacing w:val="-7"/>
                                      <w:w w:val="85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  <w:shd w:val="clear" w:color="auto" w:fill="00FFFF"/>
                                    </w:rPr>
                                    <w:t>Loi</w:t>
                                  </w:r>
                                  <w:r>
                                    <w:rPr>
                                      <w:color w:val="FF0000"/>
                                      <w:spacing w:val="-6"/>
                                      <w:w w:val="85"/>
                                      <w:sz w:val="24"/>
                                      <w:shd w:val="clear" w:color="auto" w:fill="00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  <w:shd w:val="clear" w:color="auto" w:fill="00FFFF"/>
                                    </w:rPr>
                                    <w:t>Jardé]</w:t>
                                  </w:r>
                                </w:p>
                              </w:tc>
                              <w:tc>
                                <w:tcPr>
                                  <w:tcW w:w="7320" w:type="dxa"/>
                                </w:tcPr>
                                <w:p w14:paraId="468D1333" w14:textId="77777777" w:rsidR="0063415D" w:rsidRDefault="0063415D">
                                  <w:pPr>
                                    <w:pStyle w:val="TableParagraph"/>
                                    <w:spacing w:before="109"/>
                                    <w:ind w:left="1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[A</w:t>
                                  </w:r>
                                  <w:r>
                                    <w:rPr>
                                      <w:color w:val="FF0000"/>
                                      <w:spacing w:val="12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compléter]</w:t>
                                  </w:r>
                                </w:p>
                              </w:tc>
                            </w:tr>
                          </w:tbl>
                          <w:p w14:paraId="34340285" w14:textId="77777777" w:rsidR="0063415D" w:rsidRDefault="0063415D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94860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49pt;margin-top:23.4pt;width:498.5pt;height:537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0"/>
                        <w:gridCol w:w="7320"/>
                      </w:tblGrid>
                      <w:tr w:rsidR="0063415D" w14:paraId="2886FB0B" w14:textId="77777777">
                        <w:trPr>
                          <w:trHeight w:val="829"/>
                        </w:trPr>
                        <w:tc>
                          <w:tcPr>
                            <w:tcW w:w="2620" w:type="dxa"/>
                          </w:tcPr>
                          <w:p w14:paraId="10D2ABC9" w14:textId="77777777" w:rsidR="0063415D" w:rsidRDefault="0063415D">
                            <w:pPr>
                              <w:pStyle w:val="TableParagraph"/>
                              <w:spacing w:before="119"/>
                              <w:ind w:left="176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19"/>
                              </w:rPr>
                              <w:t>ITRE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19"/>
                              </w:rPr>
                              <w:t>ACRONYME</w:t>
                            </w:r>
                          </w:p>
                        </w:tc>
                        <w:tc>
                          <w:tcPr>
                            <w:tcW w:w="7320" w:type="dxa"/>
                          </w:tcPr>
                          <w:p w14:paraId="7D14F84F" w14:textId="77777777" w:rsidR="0063415D" w:rsidRDefault="0063415D">
                            <w:pPr>
                              <w:pStyle w:val="TableParagraph"/>
                              <w:spacing w:before="119" w:line="273" w:lineRule="auto"/>
                              <w:ind w:left="196" w:right="59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scratch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collapse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ULNT</w:t>
                            </w:r>
                            <w:r>
                              <w:rPr>
                                <w:color w:val="FF0000"/>
                                <w:spacing w:val="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dépistage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diagnostic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color w:val="FF0000"/>
                                <w:spacing w:val="-5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névralgies</w:t>
                            </w:r>
                            <w:r>
                              <w:rPr>
                                <w:color w:val="FF0000"/>
                                <w:spacing w:val="-5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cervicobrachiales</w:t>
                            </w:r>
                            <w:r>
                              <w:rPr>
                                <w:color w:val="FF0000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[SCUDNCB]</w:t>
                            </w:r>
                          </w:p>
                        </w:tc>
                      </w:tr>
                      <w:tr w:rsidR="0063415D" w14:paraId="3F7B6E49" w14:textId="77777777">
                        <w:trPr>
                          <w:trHeight w:val="2429"/>
                        </w:trPr>
                        <w:tc>
                          <w:tcPr>
                            <w:tcW w:w="2620" w:type="dxa"/>
                          </w:tcPr>
                          <w:p w14:paraId="5D5990B6" w14:textId="77777777" w:rsidR="0063415D" w:rsidRDefault="0063415D">
                            <w:pPr>
                              <w:pStyle w:val="TableParagraph"/>
                              <w:spacing w:before="114"/>
                              <w:ind w:left="191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19"/>
                              </w:rPr>
                              <w:t>ROMOTEUR</w:t>
                            </w:r>
                            <w:r>
                              <w:rPr>
                                <w:color w:val="FF0000"/>
                                <w:w w:val="90"/>
                                <w:sz w:val="24"/>
                                <w:shd w:val="clear" w:color="auto" w:fill="00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F0000"/>
                                <w:w w:val="90"/>
                                <w:sz w:val="24"/>
                                <w:shd w:val="clear" w:color="auto" w:fill="00FFFF"/>
                              </w:rPr>
                              <w:t>Non</w:t>
                            </w:r>
                          </w:p>
                          <w:p w14:paraId="50118D67" w14:textId="77777777" w:rsidR="0063415D" w:rsidRDefault="0063415D">
                            <w:pPr>
                              <w:pStyle w:val="TableParagraph"/>
                              <w:spacing w:before="39" w:line="273" w:lineRule="auto"/>
                              <w:ind w:left="191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color w:val="FF0000"/>
                                <w:w w:val="85"/>
                                <w:sz w:val="24"/>
                                <w:shd w:val="clear" w:color="auto" w:fill="00FFFF"/>
                              </w:rPr>
                              <w:t>applicable</w:t>
                            </w:r>
                            <w:proofErr w:type="gramEnd"/>
                            <w:r>
                              <w:rPr>
                                <w:color w:val="FF0000"/>
                                <w:spacing w:val="1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  <w:shd w:val="clear" w:color="auto" w:fill="00FFFF"/>
                              </w:rPr>
                              <w:t>si Recherche</w:t>
                            </w:r>
                            <w:r>
                              <w:rPr>
                                <w:color w:val="FF0000"/>
                                <w:spacing w:val="-5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Champs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Hors</w:t>
                            </w:r>
                            <w:r>
                              <w:rPr>
                                <w:color w:val="FF0000"/>
                                <w:spacing w:val="2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Loi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Jardé]</w:t>
                            </w:r>
                          </w:p>
                          <w:p w14:paraId="4C6A88DA" w14:textId="77777777" w:rsidR="0063415D" w:rsidRDefault="0063415D">
                            <w:pPr>
                              <w:pStyle w:val="TableParagraph"/>
                              <w:spacing w:before="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</w:p>
                          <w:p w14:paraId="2E10E445" w14:textId="77777777" w:rsidR="0063415D" w:rsidRDefault="0063415D">
                            <w:pPr>
                              <w:pStyle w:val="TableParagraph"/>
                              <w:spacing w:line="278" w:lineRule="auto"/>
                              <w:ind w:left="176" w:right="914" w:firstLine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w w:val="8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80"/>
                                <w:sz w:val="19"/>
                              </w:rPr>
                              <w:t>ESPONSABLE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17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80"/>
                                <w:sz w:val="19"/>
                              </w:rPr>
                              <w:t>DU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9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80"/>
                                <w:sz w:val="19"/>
                              </w:rPr>
                              <w:t>TRAITEMENT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11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80"/>
                                <w:sz w:val="20"/>
                                <w:shd w:val="clear" w:color="auto" w:fill="00FF00"/>
                              </w:rPr>
                              <w:t>[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00"/>
                              </w:rPr>
                              <w:t>Non</w:t>
                            </w:r>
                          </w:p>
                          <w:p w14:paraId="5911F312" w14:textId="77777777" w:rsidR="0063415D" w:rsidRDefault="0063415D">
                            <w:pPr>
                              <w:pStyle w:val="TableParagraph"/>
                              <w:spacing w:before="4"/>
                              <w:ind w:left="19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00"/>
                              </w:rPr>
                              <w:t>applicable</w:t>
                            </w:r>
                            <w:r>
                              <w:rPr>
                                <w:color w:val="FF0000"/>
                                <w:spacing w:val="2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00"/>
                              </w:rPr>
                              <w:t>si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  <w:shd w:val="clear" w:color="auto" w:fill="00FF0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00"/>
                              </w:rPr>
                              <w:t>RIPH3]</w:t>
                            </w:r>
                          </w:p>
                        </w:tc>
                        <w:tc>
                          <w:tcPr>
                            <w:tcW w:w="7320" w:type="dxa"/>
                          </w:tcPr>
                          <w:p w14:paraId="20A6E8BC" w14:textId="77777777" w:rsidR="0063415D" w:rsidRDefault="0063415D">
                            <w:pPr>
                              <w:pStyle w:val="TableParagraph"/>
                              <w:spacing w:before="114" w:line="273" w:lineRule="auto"/>
                              <w:ind w:left="196" w:right="59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CHU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Rennes,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Henri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Guilloux,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35033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Rennes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cedex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9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NOM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[Nicolas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MEVEL]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Directeur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Recherche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l’Innovation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[Non</w:t>
                            </w:r>
                          </w:p>
                          <w:p w14:paraId="3E3B3D0D" w14:textId="77777777" w:rsidR="0063415D" w:rsidRDefault="0063415D">
                            <w:pPr>
                              <w:pStyle w:val="TableParagraph"/>
                              <w:spacing w:before="1"/>
                              <w:ind w:left="196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applicable</w:t>
                            </w:r>
                            <w:proofErr w:type="gramEnd"/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si</w:t>
                            </w:r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Recherche</w:t>
                            </w:r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Champs</w:t>
                            </w:r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Hors</w:t>
                            </w:r>
                            <w:r>
                              <w:rPr>
                                <w:color w:val="FF0000"/>
                                <w:spacing w:val="15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Loi</w:t>
                            </w:r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Jardé]</w:t>
                            </w:r>
                          </w:p>
                          <w:p w14:paraId="01A203E1" w14:textId="77777777" w:rsidR="0063415D" w:rsidRDefault="0063415D">
                            <w:pPr>
                              <w:pStyle w:val="TableParagraph"/>
                              <w:spacing w:before="52" w:line="276" w:lineRule="auto"/>
                              <w:ind w:left="196" w:right="59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Date</w:t>
                            </w:r>
                            <w:r>
                              <w:rPr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[XX/XX/XXXX]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[Non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applicable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si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Recherche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Champs</w:t>
                            </w:r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Hors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Loi</w:t>
                            </w:r>
                            <w:r>
                              <w:rPr>
                                <w:color w:val="FF0000"/>
                                <w:spacing w:val="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Jardé]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Signature</w:t>
                            </w:r>
                            <w:r>
                              <w:rPr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14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[Non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applicable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si</w:t>
                            </w:r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Recherche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Champs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Hors</w:t>
                            </w:r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Loi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Jardé]</w:t>
                            </w:r>
                          </w:p>
                        </w:tc>
                      </w:tr>
                      <w:tr w:rsidR="0063415D" w14:paraId="0E3DAF3E" w14:textId="77777777">
                        <w:trPr>
                          <w:trHeight w:val="2329"/>
                        </w:trPr>
                        <w:tc>
                          <w:tcPr>
                            <w:tcW w:w="2620" w:type="dxa"/>
                          </w:tcPr>
                          <w:p w14:paraId="7D42AC0D" w14:textId="77777777" w:rsidR="0063415D" w:rsidRDefault="0063415D">
                            <w:pPr>
                              <w:pStyle w:val="TableParagraph"/>
                              <w:spacing w:before="114"/>
                              <w:ind w:left="19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19"/>
                              </w:rPr>
                              <w:t>NVESTIGATEUR</w:t>
                            </w:r>
                          </w:p>
                          <w:p w14:paraId="01CF699C" w14:textId="77777777" w:rsidR="0063415D" w:rsidRDefault="0063415D">
                            <w:pPr>
                              <w:pStyle w:val="TableParagraph"/>
                              <w:spacing w:before="95"/>
                              <w:ind w:left="19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19"/>
                              </w:rPr>
                              <w:t>COORDONNATEUR</w:t>
                            </w:r>
                          </w:p>
                        </w:tc>
                        <w:tc>
                          <w:tcPr>
                            <w:tcW w:w="7320" w:type="dxa"/>
                          </w:tcPr>
                          <w:p w14:paraId="0D1334F4" w14:textId="77777777" w:rsidR="0063415D" w:rsidRDefault="0063415D">
                            <w:pPr>
                              <w:pStyle w:val="TableParagraph"/>
                              <w:spacing w:before="114"/>
                              <w:ind w:left="19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Dr</w:t>
                            </w:r>
                            <w:r>
                              <w:rPr>
                                <w:spacing w:val="15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BOURGOIN</w:t>
                            </w:r>
                            <w:r>
                              <w:rPr>
                                <w:color w:val="FF0000"/>
                                <w:spacing w:val="15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Antoine</w:t>
                            </w:r>
                          </w:p>
                          <w:p w14:paraId="34E33FB9" w14:textId="77777777" w:rsidR="0063415D" w:rsidRDefault="0063415D">
                            <w:pPr>
                              <w:pStyle w:val="TableParagraph"/>
                              <w:spacing w:before="46" w:line="285" w:lineRule="auto"/>
                              <w:ind w:left="196" w:right="2024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80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Chirurgie</w:t>
                            </w:r>
                            <w:r>
                              <w:rPr>
                                <w:color w:val="FF0000"/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orthopédique</w:t>
                            </w:r>
                            <w:r>
                              <w:rPr>
                                <w:color w:val="FF0000"/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color w:val="FF0000"/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traumatologique</w:t>
                            </w:r>
                            <w:r>
                              <w:rPr>
                                <w:color w:val="FF0000"/>
                                <w:spacing w:val="-5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CHU</w:t>
                            </w:r>
                            <w:r>
                              <w:rPr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Rennes</w:t>
                            </w:r>
                            <w:r>
                              <w:rPr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Hôpital</w:t>
                            </w:r>
                            <w:r>
                              <w:rPr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Ponchaillou</w:t>
                            </w:r>
                            <w:proofErr w:type="spellEnd"/>
                          </w:p>
                          <w:p w14:paraId="0D1066D4" w14:textId="77777777" w:rsidR="0063415D" w:rsidRDefault="0063415D">
                            <w:pPr>
                              <w:pStyle w:val="TableParagraph"/>
                              <w:spacing w:before="3" w:line="288" w:lineRule="auto"/>
                              <w:ind w:left="196" w:right="3868" w:hanging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rue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Henri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Guillou,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35000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Rennes</w:t>
                            </w:r>
                            <w:r>
                              <w:rPr>
                                <w:color w:val="FF0000"/>
                                <w:spacing w:val="-50"/>
                                <w:w w:val="80"/>
                                <w:sz w:val="24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FF0000"/>
                                  <w:w w:val="85"/>
                                  <w:sz w:val="24"/>
                                </w:rPr>
                                <w:t>antoine.bourgoin@chu-rennes.fr</w:t>
                              </w:r>
                            </w:hyperlink>
                          </w:p>
                          <w:p w14:paraId="49459A4F" w14:textId="77777777" w:rsidR="0063415D" w:rsidRDefault="0063415D">
                            <w:pPr>
                              <w:pStyle w:val="TableParagraph"/>
                              <w:spacing w:line="274" w:lineRule="exact"/>
                              <w:ind w:left="19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02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99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28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43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21</w:t>
                            </w:r>
                          </w:p>
                        </w:tc>
                      </w:tr>
                      <w:tr w:rsidR="0063415D" w14:paraId="38732874" w14:textId="77777777">
                        <w:trPr>
                          <w:trHeight w:val="770"/>
                        </w:trPr>
                        <w:tc>
                          <w:tcPr>
                            <w:tcW w:w="2620" w:type="dxa"/>
                          </w:tcPr>
                          <w:p w14:paraId="6F7893EB" w14:textId="77777777" w:rsidR="0063415D" w:rsidRDefault="0063415D">
                            <w:pPr>
                              <w:pStyle w:val="TableParagraph"/>
                              <w:spacing w:before="109"/>
                              <w:ind w:left="191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19"/>
                              </w:rPr>
                              <w:t>CIENTIFIQUE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4"/>
                              </w:rPr>
                              <w:t>)</w:t>
                            </w:r>
                          </w:p>
                          <w:p w14:paraId="7FCF99A0" w14:textId="77777777" w:rsidR="0063415D" w:rsidRDefault="0063415D">
                            <w:pPr>
                              <w:pStyle w:val="TableParagraph"/>
                              <w:spacing w:before="9"/>
                              <w:ind w:left="191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19"/>
                              </w:rPr>
                              <w:t>ASSOCIE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w w:val="90"/>
                                <w:sz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320" w:type="dxa"/>
                          </w:tcPr>
                          <w:p w14:paraId="5A4587AF" w14:textId="77777777" w:rsidR="0063415D" w:rsidRDefault="0063415D">
                            <w:pPr>
                              <w:pStyle w:val="TableParagraph"/>
                              <w:spacing w:before="109"/>
                              <w:ind w:left="19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Brieuc</w:t>
                            </w:r>
                            <w:r>
                              <w:rPr>
                                <w:color w:val="FF0000"/>
                                <w:spacing w:val="15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Vignon</w:t>
                            </w:r>
                            <w:r>
                              <w:rPr>
                                <w:color w:val="FF0000"/>
                                <w:spacing w:val="1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(interne</w:t>
                            </w:r>
                            <w:r>
                              <w:rPr>
                                <w:color w:val="FF0000"/>
                                <w:spacing w:val="1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1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chirurgie</w:t>
                            </w:r>
                            <w:r>
                              <w:rPr>
                                <w:color w:val="FF0000"/>
                                <w:spacing w:val="1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orthopédique)</w:t>
                            </w:r>
                          </w:p>
                        </w:tc>
                      </w:tr>
                      <w:tr w:rsidR="0063415D" w14:paraId="39949E00" w14:textId="77777777">
                        <w:trPr>
                          <w:trHeight w:val="2130"/>
                        </w:trPr>
                        <w:tc>
                          <w:tcPr>
                            <w:tcW w:w="2620" w:type="dxa"/>
                          </w:tcPr>
                          <w:p w14:paraId="34E3C8DA" w14:textId="77777777" w:rsidR="0063415D" w:rsidRDefault="0063415D">
                            <w:pPr>
                              <w:pStyle w:val="TableParagraph"/>
                              <w:spacing w:before="104"/>
                              <w:ind w:left="19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w w:val="8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8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6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80"/>
                                <w:sz w:val="19"/>
                              </w:rPr>
                              <w:t>APPLICABLE</w:t>
                            </w:r>
                          </w:p>
                          <w:p w14:paraId="219D1D74" w14:textId="77777777" w:rsidR="0063415D" w:rsidRDefault="0063415D">
                            <w:pPr>
                              <w:pStyle w:val="TableParagraph"/>
                              <w:spacing w:before="46"/>
                              <w:ind w:left="191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19"/>
                              </w:rPr>
                              <w:t>NVESTIGATEUR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24"/>
                              </w:rPr>
                              <w:t>)</w:t>
                            </w:r>
                          </w:p>
                          <w:p w14:paraId="237F9ED8" w14:textId="77777777" w:rsidR="0063415D" w:rsidRDefault="0063415D">
                            <w:pPr>
                              <w:pStyle w:val="TableParagraph"/>
                              <w:spacing w:before="54"/>
                              <w:ind w:left="176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19"/>
                              </w:rPr>
                              <w:t>ASSOCIE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90"/>
                                <w:sz w:val="2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320" w:type="dxa"/>
                          </w:tcPr>
                          <w:p w14:paraId="71FD84AE" w14:textId="77777777" w:rsidR="0063415D" w:rsidRDefault="0063415D">
                            <w:pPr>
                              <w:pStyle w:val="TableParagraph"/>
                              <w:spacing w:before="104"/>
                              <w:ind w:left="19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Dr</w:t>
                            </w:r>
                            <w:r>
                              <w:rPr>
                                <w:color w:val="FF0000"/>
                                <w:spacing w:val="5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Breton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Yann</w:t>
                            </w:r>
                          </w:p>
                          <w:p w14:paraId="25D7FA9A" w14:textId="77777777" w:rsidR="0063415D" w:rsidRDefault="0063415D">
                            <w:pPr>
                              <w:pStyle w:val="TableParagraph"/>
                              <w:spacing w:before="46" w:line="288" w:lineRule="auto"/>
                              <w:ind w:left="196" w:right="202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color w:val="FF0000"/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Chirurgie</w:t>
                            </w:r>
                            <w:r>
                              <w:rPr>
                                <w:color w:val="FF0000"/>
                                <w:spacing w:val="1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Orthopédique</w:t>
                            </w:r>
                            <w:r>
                              <w:rPr>
                                <w:color w:val="FF0000"/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color w:val="FF0000"/>
                                <w:spacing w:val="18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traumatologique</w:t>
                            </w:r>
                            <w:r>
                              <w:rPr>
                                <w:color w:val="FF0000"/>
                                <w:spacing w:val="-5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CHU</w:t>
                            </w:r>
                            <w:r>
                              <w:rPr>
                                <w:color w:val="FF0000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Rennes</w:t>
                            </w:r>
                            <w:r>
                              <w:rPr>
                                <w:color w:val="FF0000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color w:val="FF0000"/>
                                <w:spacing w:val="-5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Hôpital</w:t>
                            </w:r>
                            <w:r>
                              <w:rPr>
                                <w:color w:val="FF0000"/>
                                <w:spacing w:val="-6"/>
                                <w:w w:val="8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Ponchaillou</w:t>
                            </w:r>
                            <w:proofErr w:type="spellEnd"/>
                          </w:p>
                          <w:p w14:paraId="69B5B54B" w14:textId="77777777" w:rsidR="0063415D" w:rsidRDefault="0063415D">
                            <w:pPr>
                              <w:pStyle w:val="TableParagraph"/>
                              <w:spacing w:line="288" w:lineRule="auto"/>
                              <w:ind w:left="181" w:right="386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rue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Henri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Guillou,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35000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Rennes</w:t>
                            </w:r>
                            <w:r>
                              <w:rPr>
                                <w:color w:val="FF0000"/>
                                <w:spacing w:val="-50"/>
                                <w:w w:val="80"/>
                                <w:sz w:val="24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color w:val="FF0000"/>
                                  <w:w w:val="90"/>
                                  <w:sz w:val="24"/>
                                </w:rPr>
                                <w:t>yann.breton@chu-rennes.fr</w:t>
                              </w:r>
                            </w:hyperlink>
                          </w:p>
                          <w:p w14:paraId="7AF8E5CB" w14:textId="77777777" w:rsidR="0063415D" w:rsidRDefault="0063415D">
                            <w:pPr>
                              <w:pStyle w:val="TableParagraph"/>
                              <w:spacing w:line="274" w:lineRule="exact"/>
                              <w:ind w:left="19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02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99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28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43</w:t>
                            </w:r>
                            <w:r>
                              <w:rPr>
                                <w:color w:val="FF0000"/>
                                <w:spacing w:val="6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21</w:t>
                            </w:r>
                          </w:p>
                        </w:tc>
                      </w:tr>
                      <w:tr w:rsidR="0063415D" w14:paraId="6D6DF113" w14:textId="77777777">
                        <w:trPr>
                          <w:trHeight w:val="550"/>
                        </w:trPr>
                        <w:tc>
                          <w:tcPr>
                            <w:tcW w:w="2620" w:type="dxa"/>
                          </w:tcPr>
                          <w:p w14:paraId="157E2637" w14:textId="77777777" w:rsidR="0063415D" w:rsidRDefault="0063415D">
                            <w:pPr>
                              <w:pStyle w:val="TableParagraph"/>
                              <w:spacing w:before="104"/>
                              <w:ind w:left="19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19"/>
                              </w:rPr>
                              <w:t>ODE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19"/>
                              </w:rPr>
                              <w:t>ESSAI</w:t>
                            </w:r>
                          </w:p>
                        </w:tc>
                        <w:tc>
                          <w:tcPr>
                            <w:tcW w:w="7320" w:type="dxa"/>
                          </w:tcPr>
                          <w:p w14:paraId="238CD902" w14:textId="77777777" w:rsidR="0063415D" w:rsidRDefault="0063415D">
                            <w:pPr>
                              <w:pStyle w:val="TableParagraph"/>
                              <w:spacing w:before="104"/>
                              <w:ind w:left="19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[A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compléter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DRI]</w:t>
                            </w:r>
                          </w:p>
                        </w:tc>
                      </w:tr>
                      <w:tr w:rsidR="0063415D" w14:paraId="2D265FC0" w14:textId="77777777">
                        <w:trPr>
                          <w:trHeight w:val="1470"/>
                        </w:trPr>
                        <w:tc>
                          <w:tcPr>
                            <w:tcW w:w="2620" w:type="dxa"/>
                          </w:tcPr>
                          <w:p w14:paraId="2DC64D74" w14:textId="77777777" w:rsidR="0063415D" w:rsidRDefault="0063415D">
                            <w:pPr>
                              <w:pStyle w:val="TableParagraph"/>
                              <w:spacing w:before="109"/>
                              <w:ind w:left="191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19"/>
                              </w:rPr>
                              <w:t>UMERO</w:t>
                            </w:r>
                            <w:r>
                              <w:rPr>
                                <w:rFonts w:ascii="Arial"/>
                                <w:b/>
                                <w:spacing w:val="8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19"/>
                              </w:rPr>
                              <w:t>ID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w w:val="80"/>
                                <w:sz w:val="19"/>
                              </w:rPr>
                              <w:t>RCB</w:t>
                            </w:r>
                            <w:r>
                              <w:rPr>
                                <w:rFonts w:ascii="Arial"/>
                                <w:b/>
                                <w:spacing w:val="8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[Non</w:t>
                            </w:r>
                          </w:p>
                          <w:p w14:paraId="2B96362E" w14:textId="77777777" w:rsidR="0063415D" w:rsidRDefault="0063415D">
                            <w:pPr>
                              <w:pStyle w:val="TableParagraph"/>
                              <w:spacing w:before="46"/>
                              <w:ind w:left="191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applicable</w:t>
                            </w:r>
                            <w:proofErr w:type="gramEnd"/>
                            <w:r>
                              <w:rPr>
                                <w:color w:val="FF0000"/>
                                <w:spacing w:val="11"/>
                                <w:w w:val="80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si</w:t>
                            </w:r>
                          </w:p>
                          <w:p w14:paraId="3CA950C9" w14:textId="77777777" w:rsidR="0063415D" w:rsidRDefault="0063415D">
                            <w:pPr>
                              <w:pStyle w:val="TableParagraph"/>
                              <w:spacing w:before="47" w:line="273" w:lineRule="auto"/>
                              <w:ind w:left="191" w:right="4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Recherche</w:t>
                            </w:r>
                            <w:r>
                              <w:rPr>
                                <w:color w:val="FF0000"/>
                                <w:spacing w:val="24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FF"/>
                              </w:rPr>
                              <w:t>Champs</w:t>
                            </w:r>
                            <w:r>
                              <w:rPr>
                                <w:color w:val="FF0000"/>
                                <w:spacing w:val="-5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  <w:shd w:val="clear" w:color="auto" w:fill="00FFFF"/>
                              </w:rPr>
                              <w:t>Hors</w:t>
                            </w:r>
                            <w:r>
                              <w:rPr>
                                <w:color w:val="FF0000"/>
                                <w:spacing w:val="-7"/>
                                <w:w w:val="85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  <w:shd w:val="clear" w:color="auto" w:fill="00FFFF"/>
                              </w:rPr>
                              <w:t>Loi</w:t>
                            </w:r>
                            <w:r>
                              <w:rPr>
                                <w:color w:val="FF0000"/>
                                <w:spacing w:val="-6"/>
                                <w:w w:val="85"/>
                                <w:sz w:val="24"/>
                                <w:shd w:val="clear" w:color="auto" w:fill="00FFFF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  <w:shd w:val="clear" w:color="auto" w:fill="00FFFF"/>
                              </w:rPr>
                              <w:t>Jardé]</w:t>
                            </w:r>
                          </w:p>
                        </w:tc>
                        <w:tc>
                          <w:tcPr>
                            <w:tcW w:w="7320" w:type="dxa"/>
                          </w:tcPr>
                          <w:p w14:paraId="468D1333" w14:textId="77777777" w:rsidR="0063415D" w:rsidRDefault="0063415D">
                            <w:pPr>
                              <w:pStyle w:val="TableParagraph"/>
                              <w:spacing w:before="109"/>
                              <w:ind w:left="19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[A</w:t>
                            </w:r>
                            <w:r>
                              <w:rPr>
                                <w:color w:val="FF0000"/>
                                <w:spacing w:val="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compléter]</w:t>
                            </w:r>
                          </w:p>
                        </w:tc>
                      </w:tr>
                    </w:tbl>
                    <w:p w14:paraId="34340285" w14:textId="77777777" w:rsidR="0063415D" w:rsidRDefault="0063415D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13715">
        <w:rPr>
          <w:rFonts w:ascii="Arial" w:hAnsi="Arial"/>
          <w:b/>
          <w:color w:val="FF0000"/>
          <w:w w:val="80"/>
          <w:sz w:val="20"/>
        </w:rPr>
        <w:t>RECHERCHE</w:t>
      </w:r>
      <w:r w:rsidR="00E13715">
        <w:rPr>
          <w:rFonts w:ascii="Arial" w:hAnsi="Arial"/>
          <w:b/>
          <w:color w:val="FF0000"/>
          <w:spacing w:val="4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HORS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LOI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JARDE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(SUR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DONNEES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EXISTANTES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–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EVALUATION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DES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PRATIQUES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PROFESSIONNELLES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–</w:t>
      </w:r>
      <w:r w:rsidR="00E13715">
        <w:rPr>
          <w:rFonts w:ascii="Arial" w:hAnsi="Arial"/>
          <w:b/>
          <w:color w:val="FF0000"/>
          <w:spacing w:val="5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80"/>
          <w:sz w:val="20"/>
        </w:rPr>
        <w:t>SCIENCES</w:t>
      </w:r>
      <w:r w:rsidR="00E13715">
        <w:rPr>
          <w:rFonts w:ascii="Arial" w:hAnsi="Arial"/>
          <w:b/>
          <w:color w:val="FF0000"/>
          <w:spacing w:val="1"/>
          <w:w w:val="8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90"/>
          <w:sz w:val="20"/>
        </w:rPr>
        <w:t>HUMAINES</w:t>
      </w:r>
      <w:r w:rsidR="00E13715">
        <w:rPr>
          <w:rFonts w:ascii="Arial" w:hAnsi="Arial"/>
          <w:b/>
          <w:color w:val="FF0000"/>
          <w:spacing w:val="-7"/>
          <w:w w:val="9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90"/>
          <w:sz w:val="20"/>
        </w:rPr>
        <w:t>ET</w:t>
      </w:r>
      <w:r w:rsidR="00E13715">
        <w:rPr>
          <w:rFonts w:ascii="Arial" w:hAnsi="Arial"/>
          <w:b/>
          <w:color w:val="FF0000"/>
          <w:spacing w:val="-7"/>
          <w:w w:val="9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90"/>
          <w:sz w:val="20"/>
        </w:rPr>
        <w:t>SOCIALES-</w:t>
      </w:r>
      <w:r w:rsidR="00E13715">
        <w:rPr>
          <w:rFonts w:ascii="Arial" w:hAnsi="Arial"/>
          <w:b/>
          <w:color w:val="FF0000"/>
          <w:spacing w:val="-7"/>
          <w:w w:val="90"/>
          <w:sz w:val="20"/>
        </w:rPr>
        <w:t xml:space="preserve"> </w:t>
      </w:r>
      <w:r w:rsidR="00E13715">
        <w:rPr>
          <w:rFonts w:ascii="Arial" w:hAnsi="Arial"/>
          <w:b/>
          <w:color w:val="FF0000"/>
          <w:w w:val="90"/>
          <w:sz w:val="20"/>
        </w:rPr>
        <w:t>…)</w:t>
      </w:r>
    </w:p>
    <w:p w14:paraId="6B5A0AD0" w14:textId="77777777" w:rsidR="008B767B" w:rsidRDefault="008B767B">
      <w:pPr>
        <w:spacing w:line="249" w:lineRule="auto"/>
        <w:jc w:val="center"/>
        <w:rPr>
          <w:rFonts w:ascii="Arial" w:hAnsi="Arial"/>
          <w:sz w:val="20"/>
        </w:rPr>
        <w:sectPr w:rsidR="008B767B">
          <w:type w:val="continuous"/>
          <w:pgSz w:w="11920" w:h="16840"/>
          <w:pgMar w:top="980" w:right="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8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0"/>
        <w:gridCol w:w="7320"/>
      </w:tblGrid>
      <w:tr w:rsidR="008B767B" w14:paraId="3313962C" w14:textId="77777777">
        <w:trPr>
          <w:trHeight w:val="570"/>
        </w:trPr>
        <w:tc>
          <w:tcPr>
            <w:tcW w:w="2620" w:type="dxa"/>
          </w:tcPr>
          <w:p w14:paraId="785DBBA1" w14:textId="77777777" w:rsidR="008B767B" w:rsidRDefault="00E13715">
            <w:pPr>
              <w:pStyle w:val="TableParagraph"/>
              <w:spacing w:before="109"/>
              <w:ind w:left="1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80"/>
                <w:sz w:val="24"/>
              </w:rPr>
              <w:lastRenderedPageBreak/>
              <w:t>V</w:t>
            </w:r>
            <w:r>
              <w:rPr>
                <w:rFonts w:ascii="Arial"/>
                <w:b/>
                <w:w w:val="80"/>
                <w:sz w:val="19"/>
              </w:rPr>
              <w:t>ERSION</w:t>
            </w:r>
            <w:r>
              <w:rPr>
                <w:rFonts w:ascii="Arial"/>
                <w:b/>
                <w:spacing w:val="7"/>
                <w:w w:val="80"/>
                <w:sz w:val="19"/>
              </w:rPr>
              <w:t xml:space="preserve"> </w:t>
            </w:r>
            <w:r>
              <w:rPr>
                <w:rFonts w:ascii="Arial"/>
                <w:b/>
                <w:w w:val="80"/>
                <w:sz w:val="19"/>
              </w:rPr>
              <w:t>DU</w:t>
            </w:r>
            <w:r>
              <w:rPr>
                <w:rFonts w:ascii="Arial"/>
                <w:b/>
                <w:spacing w:val="8"/>
                <w:w w:val="80"/>
                <w:sz w:val="19"/>
              </w:rPr>
              <w:t xml:space="preserve"> </w:t>
            </w:r>
            <w:r>
              <w:rPr>
                <w:rFonts w:ascii="Arial"/>
                <w:b/>
                <w:w w:val="80"/>
                <w:sz w:val="19"/>
              </w:rPr>
              <w:t>PROTOCOLE</w:t>
            </w:r>
          </w:p>
        </w:tc>
        <w:tc>
          <w:tcPr>
            <w:tcW w:w="7320" w:type="dxa"/>
          </w:tcPr>
          <w:p w14:paraId="3EF4093F" w14:textId="77777777" w:rsidR="008B767B" w:rsidRDefault="00E13715">
            <w:pPr>
              <w:pStyle w:val="TableParagraph"/>
              <w:spacing w:before="109"/>
              <w:ind w:left="196"/>
              <w:rPr>
                <w:sz w:val="24"/>
              </w:rPr>
            </w:pPr>
            <w:r>
              <w:rPr>
                <w:color w:val="FF0000"/>
                <w:w w:val="80"/>
                <w:sz w:val="24"/>
              </w:rPr>
              <w:t>[N°</w:t>
            </w:r>
            <w:r>
              <w:rPr>
                <w:color w:val="FF0000"/>
                <w:spacing w:val="12"/>
                <w:w w:val="80"/>
                <w:sz w:val="24"/>
              </w:rPr>
              <w:t xml:space="preserve"> </w:t>
            </w:r>
            <w:r>
              <w:rPr>
                <w:color w:val="FF0000"/>
                <w:w w:val="80"/>
                <w:sz w:val="24"/>
              </w:rPr>
              <w:t>et</w:t>
            </w:r>
            <w:r>
              <w:rPr>
                <w:color w:val="FF0000"/>
                <w:spacing w:val="12"/>
                <w:w w:val="80"/>
                <w:sz w:val="24"/>
              </w:rPr>
              <w:t xml:space="preserve"> </w:t>
            </w:r>
            <w:r>
              <w:rPr>
                <w:color w:val="FF0000"/>
                <w:w w:val="80"/>
                <w:sz w:val="24"/>
              </w:rPr>
              <w:t>date</w:t>
            </w:r>
            <w:r>
              <w:rPr>
                <w:color w:val="FF0000"/>
                <w:spacing w:val="12"/>
                <w:w w:val="80"/>
                <w:sz w:val="24"/>
              </w:rPr>
              <w:t xml:space="preserve"> </w:t>
            </w:r>
            <w:r>
              <w:rPr>
                <w:color w:val="FF0000"/>
                <w:w w:val="80"/>
                <w:sz w:val="24"/>
              </w:rPr>
              <w:t>de</w:t>
            </w:r>
            <w:r>
              <w:rPr>
                <w:color w:val="FF0000"/>
                <w:spacing w:val="13"/>
                <w:w w:val="80"/>
                <w:sz w:val="24"/>
              </w:rPr>
              <w:t xml:space="preserve"> </w:t>
            </w:r>
            <w:r>
              <w:rPr>
                <w:color w:val="FF0000"/>
                <w:w w:val="80"/>
                <w:sz w:val="24"/>
              </w:rPr>
              <w:t>version]</w:t>
            </w:r>
          </w:p>
        </w:tc>
      </w:tr>
      <w:tr w:rsidR="008B767B" w14:paraId="40CB1627" w14:textId="77777777">
        <w:trPr>
          <w:trHeight w:val="1129"/>
        </w:trPr>
        <w:tc>
          <w:tcPr>
            <w:tcW w:w="2620" w:type="dxa"/>
          </w:tcPr>
          <w:p w14:paraId="1174D920" w14:textId="77777777" w:rsidR="008B767B" w:rsidRDefault="00E13715">
            <w:pPr>
              <w:pStyle w:val="TableParagraph"/>
              <w:spacing w:before="109" w:line="273" w:lineRule="auto"/>
              <w:ind w:left="191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CPP</w:t>
            </w:r>
            <w:r>
              <w:rPr>
                <w:rFonts w:ascii="Arial"/>
                <w:b/>
                <w:spacing w:val="9"/>
                <w:w w:val="80"/>
                <w:sz w:val="24"/>
              </w:rPr>
              <w:t xml:space="preserve"> </w:t>
            </w:r>
            <w:r>
              <w:rPr>
                <w:color w:val="FF0000"/>
                <w:w w:val="80"/>
                <w:sz w:val="24"/>
                <w:shd w:val="clear" w:color="auto" w:fill="00FFFF"/>
              </w:rPr>
              <w:t>[Non</w:t>
            </w:r>
            <w:r>
              <w:rPr>
                <w:color w:val="FF0000"/>
                <w:spacing w:val="10"/>
                <w:w w:val="80"/>
                <w:sz w:val="24"/>
                <w:shd w:val="clear" w:color="auto" w:fill="00FFFF"/>
              </w:rPr>
              <w:t xml:space="preserve"> </w:t>
            </w:r>
            <w:r>
              <w:rPr>
                <w:color w:val="FF0000"/>
                <w:w w:val="80"/>
                <w:sz w:val="24"/>
                <w:shd w:val="clear" w:color="auto" w:fill="00FFFF"/>
              </w:rPr>
              <w:t>applicable</w:t>
            </w:r>
            <w:r>
              <w:rPr>
                <w:color w:val="FF0000"/>
                <w:spacing w:val="10"/>
                <w:w w:val="80"/>
                <w:sz w:val="24"/>
                <w:shd w:val="clear" w:color="auto" w:fill="00FFFF"/>
              </w:rPr>
              <w:t xml:space="preserve"> </w:t>
            </w:r>
            <w:r>
              <w:rPr>
                <w:color w:val="FF0000"/>
                <w:w w:val="80"/>
                <w:sz w:val="24"/>
                <w:shd w:val="clear" w:color="auto" w:fill="00FFFF"/>
              </w:rPr>
              <w:t>si</w:t>
            </w:r>
            <w:r>
              <w:rPr>
                <w:color w:val="FF0000"/>
                <w:spacing w:val="-51"/>
                <w:w w:val="80"/>
                <w:sz w:val="24"/>
              </w:rPr>
              <w:t xml:space="preserve"> </w:t>
            </w:r>
            <w:r>
              <w:rPr>
                <w:color w:val="FF0000"/>
                <w:w w:val="80"/>
                <w:sz w:val="24"/>
                <w:shd w:val="clear" w:color="auto" w:fill="00FFFF"/>
              </w:rPr>
              <w:t>Recherche</w:t>
            </w:r>
            <w:r>
              <w:rPr>
                <w:color w:val="FF0000"/>
                <w:spacing w:val="8"/>
                <w:w w:val="80"/>
                <w:sz w:val="24"/>
                <w:shd w:val="clear" w:color="auto" w:fill="00FFFF"/>
              </w:rPr>
              <w:t xml:space="preserve"> </w:t>
            </w:r>
            <w:r>
              <w:rPr>
                <w:color w:val="FF0000"/>
                <w:w w:val="80"/>
                <w:sz w:val="24"/>
                <w:shd w:val="clear" w:color="auto" w:fill="00FFFF"/>
              </w:rPr>
              <w:t>Champs</w:t>
            </w:r>
          </w:p>
          <w:p w14:paraId="4ABA4A82" w14:textId="77777777" w:rsidR="008B767B" w:rsidRDefault="00E13715">
            <w:pPr>
              <w:pStyle w:val="TableParagraph"/>
              <w:spacing w:before="1"/>
              <w:ind w:left="191"/>
              <w:rPr>
                <w:sz w:val="24"/>
              </w:rPr>
            </w:pPr>
            <w:r>
              <w:rPr>
                <w:color w:val="FF0000"/>
                <w:w w:val="80"/>
                <w:sz w:val="24"/>
                <w:shd w:val="clear" w:color="auto" w:fill="00FFFF"/>
              </w:rPr>
              <w:t>Hors</w:t>
            </w:r>
            <w:r>
              <w:rPr>
                <w:color w:val="FF0000"/>
                <w:spacing w:val="17"/>
                <w:w w:val="80"/>
                <w:sz w:val="24"/>
              </w:rPr>
              <w:t xml:space="preserve"> </w:t>
            </w:r>
            <w:r>
              <w:rPr>
                <w:color w:val="FF0000"/>
                <w:w w:val="80"/>
                <w:sz w:val="24"/>
                <w:shd w:val="clear" w:color="auto" w:fill="00FFFF"/>
              </w:rPr>
              <w:t>Loi</w:t>
            </w:r>
            <w:r>
              <w:rPr>
                <w:color w:val="FF0000"/>
                <w:spacing w:val="8"/>
                <w:w w:val="80"/>
                <w:sz w:val="24"/>
                <w:shd w:val="clear" w:color="auto" w:fill="00FFFF"/>
              </w:rPr>
              <w:t xml:space="preserve"> </w:t>
            </w:r>
            <w:r>
              <w:rPr>
                <w:color w:val="FF0000"/>
                <w:w w:val="80"/>
                <w:sz w:val="24"/>
                <w:shd w:val="clear" w:color="auto" w:fill="00FFFF"/>
              </w:rPr>
              <w:t>Jardé]</w:t>
            </w:r>
          </w:p>
        </w:tc>
        <w:tc>
          <w:tcPr>
            <w:tcW w:w="7320" w:type="dxa"/>
          </w:tcPr>
          <w:p w14:paraId="67C94BAB" w14:textId="77777777" w:rsidR="008B767B" w:rsidRDefault="00E13715">
            <w:pPr>
              <w:pStyle w:val="TableParagraph"/>
              <w:spacing w:before="109"/>
              <w:ind w:left="196"/>
              <w:rPr>
                <w:sz w:val="24"/>
              </w:rPr>
            </w:pPr>
            <w:r>
              <w:rPr>
                <w:w w:val="80"/>
                <w:sz w:val="24"/>
              </w:rPr>
              <w:t>Date</w:t>
            </w:r>
            <w:r>
              <w:rPr>
                <w:spacing w:val="2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d’avis</w:t>
            </w:r>
            <w:r>
              <w:rPr>
                <w:spacing w:val="2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:</w:t>
            </w:r>
            <w:r>
              <w:rPr>
                <w:spacing w:val="2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………………………</w:t>
            </w:r>
          </w:p>
          <w:p w14:paraId="3068D549" w14:textId="77777777" w:rsidR="008B767B" w:rsidRDefault="00E13715">
            <w:pPr>
              <w:pStyle w:val="TableParagraph"/>
              <w:spacing w:before="46"/>
              <w:ind w:left="196"/>
              <w:rPr>
                <w:sz w:val="24"/>
              </w:rPr>
            </w:pPr>
            <w:r>
              <w:rPr>
                <w:w w:val="80"/>
                <w:sz w:val="24"/>
              </w:rPr>
              <w:t>Numéro</w:t>
            </w:r>
            <w:r>
              <w:rPr>
                <w:spacing w:val="2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d’avis</w:t>
            </w:r>
            <w:r>
              <w:rPr>
                <w:spacing w:val="2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:</w:t>
            </w:r>
            <w:r>
              <w:rPr>
                <w:spacing w:val="2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…………………..</w:t>
            </w:r>
          </w:p>
        </w:tc>
      </w:tr>
    </w:tbl>
    <w:p w14:paraId="4A1DBEB1" w14:textId="77777777" w:rsidR="008B767B" w:rsidRDefault="004D1966">
      <w:pPr>
        <w:pStyle w:val="Corpsdetexte"/>
        <w:rPr>
          <w:rFonts w:ascii="Arial"/>
          <w:b/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106E6A0E" wp14:editId="76E7445E">
                <wp:simplePos x="0" y="0"/>
                <wp:positionH relativeFrom="page">
                  <wp:posOffset>914400</wp:posOffset>
                </wp:positionH>
                <wp:positionV relativeFrom="page">
                  <wp:posOffset>2133600</wp:posOffset>
                </wp:positionV>
                <wp:extent cx="6667500" cy="1028700"/>
                <wp:effectExtent l="0" t="0" r="0" b="0"/>
                <wp:wrapNone/>
                <wp:docPr id="3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4020"/>
                              <w:gridCol w:w="3620"/>
                              <w:gridCol w:w="1990"/>
                            </w:tblGrid>
                            <w:tr w:rsidR="0063415D" w14:paraId="26C6D6E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840" w:type="dxa"/>
                                  <w:vMerge w:val="restart"/>
                                </w:tcPr>
                                <w:p w14:paraId="343D273B" w14:textId="77777777" w:rsidR="0063415D" w:rsidRDefault="0063415D">
                                  <w:pPr>
                                    <w:pStyle w:val="TableParagraph"/>
                                    <w:spacing w:after="1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2916C9C4" w14:textId="77777777" w:rsidR="0063415D" w:rsidRDefault="0063415D">
                                  <w:pPr>
                                    <w:pStyle w:val="TableParagraph"/>
                                    <w:ind w:left="120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lang w:eastAsia="fr-FR"/>
                                    </w:rPr>
                                    <w:drawing>
                                      <wp:inline distT="0" distB="0" distL="0" distR="0" wp14:anchorId="48ED2942" wp14:editId="4D54B014">
                                        <wp:extent cx="418642" cy="523303"/>
                                        <wp:effectExtent l="0" t="0" r="0" b="0"/>
                                        <wp:docPr id="3" name="image1.jpe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image1.jpeg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8642" cy="523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640" w:type="dxa"/>
                                  <w:gridSpan w:val="2"/>
                                  <w:vMerge w:val="restart"/>
                                </w:tcPr>
                                <w:p w14:paraId="6A473B0B" w14:textId="77777777" w:rsidR="0063415D" w:rsidRDefault="0063415D">
                                  <w:pPr>
                                    <w:pStyle w:val="TableParagraph"/>
                                    <w:spacing w:before="115"/>
                                    <w:ind w:left="1181" w:right="1171"/>
                                    <w:jc w:val="center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32"/>
                                    </w:rPr>
                                    <w:t>Dty_Protocole_Type_RIPH3_ou_RHLJ</w:t>
                                  </w: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right w:val="nil"/>
                                  </w:tcBorders>
                                </w:tcPr>
                                <w:p w14:paraId="49B102D7" w14:textId="77777777" w:rsidR="0063415D" w:rsidRDefault="0063415D">
                                  <w:pPr>
                                    <w:pStyle w:val="TableParagraph"/>
                                    <w:spacing w:before="112"/>
                                    <w:ind w:left="2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Codification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DTY059</w:t>
                                  </w:r>
                                </w:p>
                              </w:tc>
                            </w:tr>
                            <w:tr w:rsidR="0063415D" w14:paraId="33AA0124" w14:textId="77777777">
                              <w:trPr>
                                <w:trHeight w:val="650"/>
                              </w:trPr>
                              <w:tc>
                                <w:tcPr>
                                  <w:tcW w:w="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52E81B5" w14:textId="77777777" w:rsidR="0063415D" w:rsidRDefault="0063415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4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432BBEB" w14:textId="77777777" w:rsidR="0063415D" w:rsidRDefault="0063415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right w:val="nil"/>
                                  </w:tcBorders>
                                </w:tcPr>
                                <w:p w14:paraId="396004EE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5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Version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V3</w:t>
                                  </w:r>
                                </w:p>
                              </w:tc>
                            </w:tr>
                            <w:tr w:rsidR="0063415D" w14:paraId="27424641" w14:textId="77777777">
                              <w:trPr>
                                <w:trHeight w:val="429"/>
                              </w:trPr>
                              <w:tc>
                                <w:tcPr>
                                  <w:tcW w:w="4860" w:type="dxa"/>
                                  <w:gridSpan w:val="2"/>
                                </w:tcPr>
                                <w:p w14:paraId="1BFAA463" w14:textId="77777777" w:rsidR="0063415D" w:rsidRDefault="0063415D">
                                  <w:pPr>
                                    <w:pStyle w:val="TableParagraph"/>
                                    <w:spacing w:before="112"/>
                                    <w:ind w:left="2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3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: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D-DR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620" w:type="dxa"/>
                                </w:tcPr>
                                <w:p w14:paraId="7981296D" w14:textId="77777777" w:rsidR="0063415D" w:rsidRDefault="0063415D">
                                  <w:pPr>
                                    <w:pStyle w:val="TableParagraph"/>
                                    <w:spacing w:before="112"/>
                                    <w:ind w:left="3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d’approbation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16/08/2022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00:00:00</w:t>
                                  </w: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right w:val="nil"/>
                                  </w:tcBorders>
                                </w:tcPr>
                                <w:p w14:paraId="6B1F3507" w14:textId="77777777" w:rsidR="0063415D" w:rsidRDefault="0063415D">
                                  <w:pPr>
                                    <w:pStyle w:val="TableParagraph"/>
                                    <w:spacing w:before="112"/>
                                    <w:ind w:left="6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Pages</w:t>
                                  </w:r>
                                  <w:r>
                                    <w:rPr>
                                      <w:spacing w:val="2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2/12</w:t>
                                  </w:r>
                                </w:p>
                              </w:tc>
                            </w:tr>
                          </w:tbl>
                          <w:p w14:paraId="348DF711" w14:textId="77777777" w:rsidR="0063415D" w:rsidRDefault="0063415D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E6A0E" id="Text Box 17" o:spid="_x0000_s1027" type="#_x0000_t202" style="position:absolute;margin-left:1in;margin-top:168pt;width:525pt;height:81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4020"/>
                        <w:gridCol w:w="3620"/>
                        <w:gridCol w:w="1990"/>
                      </w:tblGrid>
                      <w:tr w:rsidR="0063415D" w14:paraId="26C6D6E3" w14:textId="77777777">
                        <w:trPr>
                          <w:trHeight w:val="430"/>
                        </w:trPr>
                        <w:tc>
                          <w:tcPr>
                            <w:tcW w:w="840" w:type="dxa"/>
                            <w:vMerge w:val="restart"/>
                          </w:tcPr>
                          <w:p w14:paraId="343D273B" w14:textId="77777777" w:rsidR="0063415D" w:rsidRDefault="0063415D">
                            <w:pPr>
                              <w:pStyle w:val="TableParagraph"/>
                              <w:spacing w:after="1"/>
                              <w:rPr>
                                <w:sz w:val="12"/>
                              </w:rPr>
                            </w:pPr>
                          </w:p>
                          <w:p w14:paraId="2916C9C4" w14:textId="77777777" w:rsidR="0063415D" w:rsidRDefault="0063415D">
                            <w:pPr>
                              <w:pStyle w:val="TableParagraph"/>
                              <w:ind w:left="120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eastAsia="fr-FR"/>
                              </w:rPr>
                              <w:drawing>
                                <wp:inline distT="0" distB="0" distL="0" distR="0" wp14:anchorId="48ED2942" wp14:editId="4D54B014">
                                  <wp:extent cx="418642" cy="523303"/>
                                  <wp:effectExtent l="0" t="0" r="0" b="0"/>
                                  <wp:docPr id="3" name="image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1.jpeg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642" cy="5233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640" w:type="dxa"/>
                            <w:gridSpan w:val="2"/>
                            <w:vMerge w:val="restart"/>
                          </w:tcPr>
                          <w:p w14:paraId="6A473B0B" w14:textId="77777777" w:rsidR="0063415D" w:rsidRDefault="0063415D">
                            <w:pPr>
                              <w:pStyle w:val="TableParagraph"/>
                              <w:spacing w:before="115"/>
                              <w:ind w:left="1181" w:right="1171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Dty_Protocole_Type_RIPH3_ou_RHLJ</w:t>
                            </w:r>
                          </w:p>
                        </w:tc>
                        <w:tc>
                          <w:tcPr>
                            <w:tcW w:w="1990" w:type="dxa"/>
                            <w:tcBorders>
                              <w:right w:val="nil"/>
                            </w:tcBorders>
                          </w:tcPr>
                          <w:p w14:paraId="49B102D7" w14:textId="77777777" w:rsidR="0063415D" w:rsidRDefault="0063415D">
                            <w:pPr>
                              <w:pStyle w:val="TableParagraph"/>
                              <w:spacing w:before="112"/>
                              <w:ind w:left="2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Codification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DTY059</w:t>
                            </w:r>
                          </w:p>
                        </w:tc>
                      </w:tr>
                      <w:tr w:rsidR="0063415D" w14:paraId="33AA0124" w14:textId="77777777">
                        <w:trPr>
                          <w:trHeight w:val="650"/>
                        </w:trPr>
                        <w:tc>
                          <w:tcPr>
                            <w:tcW w:w="840" w:type="dxa"/>
                            <w:vMerge/>
                            <w:tcBorders>
                              <w:top w:val="nil"/>
                            </w:tcBorders>
                          </w:tcPr>
                          <w:p w14:paraId="352E81B5" w14:textId="77777777" w:rsidR="0063415D" w:rsidRDefault="0063415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4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5432BBEB" w14:textId="77777777" w:rsidR="0063415D" w:rsidRDefault="0063415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90" w:type="dxa"/>
                            <w:tcBorders>
                              <w:right w:val="nil"/>
                            </w:tcBorders>
                          </w:tcPr>
                          <w:p w14:paraId="396004EE" w14:textId="77777777" w:rsidR="0063415D" w:rsidRDefault="0063415D">
                            <w:pPr>
                              <w:pStyle w:val="TableParagraph"/>
                              <w:spacing w:before="117"/>
                              <w:ind w:left="5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Version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 xml:space="preserve"> :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V3</w:t>
                            </w:r>
                          </w:p>
                        </w:tc>
                      </w:tr>
                      <w:tr w:rsidR="0063415D" w14:paraId="27424641" w14:textId="77777777">
                        <w:trPr>
                          <w:trHeight w:val="429"/>
                        </w:trPr>
                        <w:tc>
                          <w:tcPr>
                            <w:tcW w:w="4860" w:type="dxa"/>
                            <w:gridSpan w:val="2"/>
                          </w:tcPr>
                          <w:p w14:paraId="1BFAA463" w14:textId="77777777" w:rsidR="0063415D" w:rsidRDefault="0063415D">
                            <w:pPr>
                              <w:pStyle w:val="TableParagraph"/>
                              <w:spacing w:before="112"/>
                              <w:ind w:left="2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Emetteur</w:t>
                            </w:r>
                            <w:r>
                              <w:rPr>
                                <w:spacing w:val="3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: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D-DR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620" w:type="dxa"/>
                          </w:tcPr>
                          <w:p w14:paraId="7981296D" w14:textId="77777777" w:rsidR="0063415D" w:rsidRDefault="0063415D">
                            <w:pPr>
                              <w:pStyle w:val="TableParagraph"/>
                              <w:spacing w:before="112"/>
                              <w:ind w:left="31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Date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d’approbation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16/08/2022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00:00:00</w:t>
                            </w:r>
                          </w:p>
                        </w:tc>
                        <w:tc>
                          <w:tcPr>
                            <w:tcW w:w="1990" w:type="dxa"/>
                            <w:tcBorders>
                              <w:right w:val="nil"/>
                            </w:tcBorders>
                          </w:tcPr>
                          <w:p w14:paraId="6B1F3507" w14:textId="77777777" w:rsidR="0063415D" w:rsidRDefault="0063415D">
                            <w:pPr>
                              <w:pStyle w:val="TableParagraph"/>
                              <w:spacing w:before="112"/>
                              <w:ind w:left="6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Pages</w:t>
                            </w:r>
                            <w:r>
                              <w:rPr>
                                <w:spacing w:val="2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2/12</w:t>
                            </w:r>
                          </w:p>
                        </w:tc>
                      </w:tr>
                    </w:tbl>
                    <w:p w14:paraId="348DF711" w14:textId="77777777" w:rsidR="0063415D" w:rsidRDefault="0063415D">
                      <w:pPr>
                        <w:pStyle w:val="Corpsdetex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29750C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3B7C4B04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2A56A375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58C99286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48070269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4FF446EB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695177DD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757058F6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7211C2FC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2E7233DC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6E3C5191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1B120EEE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1ED37FA1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32D3FBB0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096B4B42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7432DEEB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5E9EC332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0BB34FAD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790452A5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35E389FD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75318719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0818C245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38E19208" w14:textId="77777777" w:rsidR="008B767B" w:rsidRDefault="004D1966">
      <w:pPr>
        <w:pStyle w:val="Titre2"/>
        <w:spacing w:before="234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136CD93" wp14:editId="4E794AF5">
                <wp:simplePos x="0" y="0"/>
                <wp:positionH relativeFrom="page">
                  <wp:posOffset>1295400</wp:posOffset>
                </wp:positionH>
                <wp:positionV relativeFrom="paragraph">
                  <wp:posOffset>-1377950</wp:posOffset>
                </wp:positionV>
                <wp:extent cx="6286500" cy="1333500"/>
                <wp:effectExtent l="0" t="0" r="0" b="0"/>
                <wp:wrapNone/>
                <wp:docPr id="3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0"/>
                              <w:gridCol w:w="7250"/>
                            </w:tblGrid>
                            <w:tr w:rsidR="0063415D" w14:paraId="7C56E78D" w14:textId="77777777">
                              <w:trPr>
                                <w:trHeight w:val="850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141A0DF3" w14:textId="77777777" w:rsidR="0063415D" w:rsidRDefault="0063415D">
                                  <w:pPr>
                                    <w:pStyle w:val="TableParagraph"/>
                                    <w:spacing w:before="114" w:line="273" w:lineRule="auto"/>
                                    <w:ind w:left="179" w:right="4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4"/>
                                    </w:rPr>
                                    <w:t>CER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00"/>
                                    </w:rPr>
                                    <w:t>[Non</w:t>
                                  </w:r>
                                  <w:r>
                                    <w:rPr>
                                      <w:color w:val="FF0000"/>
                                      <w:spacing w:val="12"/>
                                      <w:w w:val="80"/>
                                      <w:sz w:val="24"/>
                                      <w:shd w:val="clear" w:color="auto" w:fill="00FF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  <w:shd w:val="clear" w:color="auto" w:fill="00FF00"/>
                                    </w:rPr>
                                    <w:t>applicable</w:t>
                                  </w:r>
                                  <w:r>
                                    <w:rPr>
                                      <w:color w:val="FF0000"/>
                                      <w:spacing w:val="-5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90"/>
                                      <w:sz w:val="24"/>
                                      <w:shd w:val="clear" w:color="auto" w:fill="00FF00"/>
                                    </w:rPr>
                                    <w:t>si</w:t>
                                  </w:r>
                                  <w:r>
                                    <w:rPr>
                                      <w:color w:val="FF0000"/>
                                      <w:spacing w:val="41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90"/>
                                      <w:sz w:val="24"/>
                                      <w:shd w:val="clear" w:color="auto" w:fill="00FF00"/>
                                    </w:rPr>
                                    <w:t>RIPH3]</w:t>
                                  </w:r>
                                </w:p>
                              </w:tc>
                              <w:tc>
                                <w:tcPr>
                                  <w:tcW w:w="7250" w:type="dxa"/>
                                  <w:tcBorders>
                                    <w:right w:val="nil"/>
                                  </w:tcBorders>
                                </w:tcPr>
                                <w:p w14:paraId="4695CFEF" w14:textId="77777777" w:rsidR="0063415D" w:rsidRDefault="0063415D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63415D" w14:paraId="582A8CF9" w14:textId="77777777">
                              <w:trPr>
                                <w:trHeight w:val="1170"/>
                              </w:trPr>
                              <w:tc>
                                <w:tcPr>
                                  <w:tcW w:w="2620" w:type="dxa"/>
                                </w:tcPr>
                                <w:p w14:paraId="2CFE035C" w14:textId="77777777" w:rsidR="0063415D" w:rsidRDefault="0063415D">
                                  <w:pPr>
                                    <w:pStyle w:val="TableParagraph"/>
                                    <w:spacing w:before="119"/>
                                    <w:ind w:left="179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24"/>
                                    </w:rPr>
                                    <w:t>CNIL</w:t>
                                  </w:r>
                                </w:p>
                              </w:tc>
                              <w:tc>
                                <w:tcPr>
                                  <w:tcW w:w="7250" w:type="dxa"/>
                                  <w:tcBorders>
                                    <w:right w:val="nil"/>
                                  </w:tcBorders>
                                </w:tcPr>
                                <w:p w14:paraId="27D3B312" w14:textId="77777777" w:rsidR="0063415D" w:rsidRDefault="0063415D">
                                  <w:pPr>
                                    <w:pStyle w:val="TableParagraph"/>
                                    <w:spacing w:before="119"/>
                                    <w:ind w:left="1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[Si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projet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conforme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à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color w:val="FF0000"/>
                                      <w:spacing w:val="9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MR</w:t>
                                  </w:r>
                                  <w:r>
                                    <w:rPr>
                                      <w:color w:val="FF0000"/>
                                      <w:spacing w:val="10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004]</w:t>
                                  </w:r>
                                </w:p>
                                <w:p w14:paraId="7F897A6C" w14:textId="77777777" w:rsidR="0063415D" w:rsidRDefault="0063415D">
                                  <w:pPr>
                                    <w:pStyle w:val="TableParagraph"/>
                                    <w:spacing w:before="46" w:line="280" w:lineRule="auto"/>
                                    <w:ind w:left="184" w:right="9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Projet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conforme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à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méthodologie</w:t>
                                  </w:r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référence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MR004.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color w:val="FF0000"/>
                                      <w:spacing w:val="13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déclaration</w:t>
                                  </w:r>
                                  <w:r>
                                    <w:rPr>
                                      <w:color w:val="FF0000"/>
                                      <w:spacing w:val="14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0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0000"/>
                                      <w:spacing w:val="-51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20</w:t>
                                  </w:r>
                                  <w:r>
                                    <w:rPr>
                                      <w:color w:val="FF0000"/>
                                      <w:spacing w:val="48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août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2018.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N°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déclaration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2205295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w w:val="85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736F2384" w14:textId="77777777" w:rsidR="0063415D" w:rsidRDefault="0063415D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6CD93" id="Text Box 16" o:spid="_x0000_s1028" type="#_x0000_t202" style="position:absolute;left:0;text-align:left;margin-left:102pt;margin-top:-108.5pt;width:495pt;height:10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0"/>
                        <w:gridCol w:w="7250"/>
                      </w:tblGrid>
                      <w:tr w:rsidR="0063415D" w14:paraId="7C56E78D" w14:textId="77777777">
                        <w:trPr>
                          <w:trHeight w:val="850"/>
                        </w:trPr>
                        <w:tc>
                          <w:tcPr>
                            <w:tcW w:w="2620" w:type="dxa"/>
                          </w:tcPr>
                          <w:p w14:paraId="141A0DF3" w14:textId="77777777" w:rsidR="0063415D" w:rsidRDefault="0063415D">
                            <w:pPr>
                              <w:pStyle w:val="TableParagraph"/>
                              <w:spacing w:before="114" w:line="273" w:lineRule="auto"/>
                              <w:ind w:left="179" w:right="469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4"/>
                              </w:rPr>
                              <w:t>CER</w:t>
                            </w:r>
                            <w:r>
                              <w:rPr>
                                <w:rFonts w:ascii="Arial"/>
                                <w:b/>
                                <w:spacing w:val="1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00"/>
                              </w:rPr>
                              <w:t>[Non</w:t>
                            </w:r>
                            <w:r>
                              <w:rPr>
                                <w:color w:val="FF0000"/>
                                <w:spacing w:val="12"/>
                                <w:w w:val="80"/>
                                <w:sz w:val="24"/>
                                <w:shd w:val="clear" w:color="auto" w:fill="00FF0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  <w:shd w:val="clear" w:color="auto" w:fill="00FF00"/>
                              </w:rPr>
                              <w:t>applicable</w:t>
                            </w:r>
                            <w:r>
                              <w:rPr>
                                <w:color w:val="FF0000"/>
                                <w:spacing w:val="-5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90"/>
                                <w:sz w:val="24"/>
                                <w:shd w:val="clear" w:color="auto" w:fill="00FF00"/>
                              </w:rPr>
                              <w:t>si</w:t>
                            </w:r>
                            <w:r>
                              <w:rPr>
                                <w:color w:val="FF0000"/>
                                <w:spacing w:val="4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90"/>
                                <w:sz w:val="24"/>
                                <w:shd w:val="clear" w:color="auto" w:fill="00FF00"/>
                              </w:rPr>
                              <w:t>RIPH3]</w:t>
                            </w:r>
                          </w:p>
                        </w:tc>
                        <w:tc>
                          <w:tcPr>
                            <w:tcW w:w="7250" w:type="dxa"/>
                            <w:tcBorders>
                              <w:right w:val="nil"/>
                            </w:tcBorders>
                          </w:tcPr>
                          <w:p w14:paraId="4695CFEF" w14:textId="77777777" w:rsidR="0063415D" w:rsidRDefault="0063415D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63415D" w14:paraId="582A8CF9" w14:textId="77777777">
                        <w:trPr>
                          <w:trHeight w:val="1170"/>
                        </w:trPr>
                        <w:tc>
                          <w:tcPr>
                            <w:tcW w:w="2620" w:type="dxa"/>
                          </w:tcPr>
                          <w:p w14:paraId="2CFE035C" w14:textId="77777777" w:rsidR="0063415D" w:rsidRDefault="0063415D">
                            <w:pPr>
                              <w:pStyle w:val="TableParagraph"/>
                              <w:spacing w:before="119"/>
                              <w:ind w:left="179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24"/>
                              </w:rPr>
                              <w:t>CNIL</w:t>
                            </w:r>
                          </w:p>
                        </w:tc>
                        <w:tc>
                          <w:tcPr>
                            <w:tcW w:w="7250" w:type="dxa"/>
                            <w:tcBorders>
                              <w:right w:val="nil"/>
                            </w:tcBorders>
                          </w:tcPr>
                          <w:p w14:paraId="27D3B312" w14:textId="77777777" w:rsidR="0063415D" w:rsidRDefault="0063415D">
                            <w:pPr>
                              <w:pStyle w:val="TableParagraph"/>
                              <w:spacing w:before="119"/>
                              <w:ind w:left="18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[Si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projet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conforme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color w:val="FF0000"/>
                                <w:spacing w:val="9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MR</w:t>
                            </w:r>
                            <w:r>
                              <w:rPr>
                                <w:color w:val="FF0000"/>
                                <w:spacing w:val="10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004]</w:t>
                            </w:r>
                          </w:p>
                          <w:p w14:paraId="7F897A6C" w14:textId="77777777" w:rsidR="0063415D" w:rsidRDefault="0063415D">
                            <w:pPr>
                              <w:pStyle w:val="TableParagraph"/>
                              <w:spacing w:before="46" w:line="280" w:lineRule="auto"/>
                              <w:ind w:left="184" w:right="9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Projet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conforme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méthodologie</w:t>
                            </w:r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référence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MR004.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Date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1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déclaration</w:t>
                            </w:r>
                            <w:r>
                              <w:rPr>
                                <w:color w:val="FF0000"/>
                                <w:spacing w:val="14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0000"/>
                                <w:spacing w:val="-5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color w:val="FF0000"/>
                                <w:spacing w:val="48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août</w:t>
                            </w:r>
                            <w:r>
                              <w:rPr>
                                <w:color w:val="FF0000"/>
                                <w:spacing w:val="-3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2018.</w:t>
                            </w:r>
                            <w:r>
                              <w:rPr>
                                <w:color w:val="FF0000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N°</w:t>
                            </w:r>
                            <w:r>
                              <w:rPr>
                                <w:color w:val="FF0000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déclaration</w:t>
                            </w:r>
                            <w:r>
                              <w:rPr>
                                <w:color w:val="FF0000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0000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2205295</w:t>
                            </w:r>
                            <w:r>
                              <w:rPr>
                                <w:color w:val="FF0000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v</w:t>
                            </w:r>
                            <w:r>
                              <w:rPr>
                                <w:color w:val="FF0000"/>
                                <w:spacing w:val="-4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w w:val="85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736F2384" w14:textId="77777777" w:rsidR="0063415D" w:rsidRDefault="0063415D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13715">
        <w:rPr>
          <w:w w:val="80"/>
        </w:rPr>
        <w:t>CONTEXTE</w:t>
      </w:r>
      <w:r w:rsidR="00E13715">
        <w:rPr>
          <w:spacing w:val="16"/>
          <w:w w:val="80"/>
        </w:rPr>
        <w:t xml:space="preserve"> </w:t>
      </w:r>
      <w:r w:rsidR="00E13715">
        <w:rPr>
          <w:w w:val="80"/>
        </w:rPr>
        <w:t>ET</w:t>
      </w:r>
      <w:r w:rsidR="00E13715">
        <w:rPr>
          <w:spacing w:val="17"/>
          <w:w w:val="80"/>
        </w:rPr>
        <w:t xml:space="preserve"> </w:t>
      </w:r>
      <w:r w:rsidR="00E13715">
        <w:rPr>
          <w:w w:val="80"/>
        </w:rPr>
        <w:t>JUSTIFICATION</w:t>
      </w:r>
    </w:p>
    <w:p w14:paraId="40AC02E4" w14:textId="77777777" w:rsidR="008B767B" w:rsidRDefault="00E13715">
      <w:pPr>
        <w:spacing w:before="9" w:line="273" w:lineRule="auto"/>
        <w:ind w:left="1260" w:right="2348"/>
        <w:rPr>
          <w:sz w:val="24"/>
        </w:rPr>
      </w:pPr>
      <w:r>
        <w:rPr>
          <w:sz w:val="24"/>
        </w:rPr>
        <w:t>Le diagnostic des névralgies cervicobrachiales reposent actuellement sur un</w:t>
      </w:r>
      <w:r>
        <w:rPr>
          <w:spacing w:val="-65"/>
          <w:sz w:val="24"/>
        </w:rPr>
        <w:t xml:space="preserve"> </w:t>
      </w:r>
      <w:r>
        <w:rPr>
          <w:sz w:val="24"/>
        </w:rPr>
        <w:t>faisceau d'arguments</w:t>
      </w:r>
      <w:r>
        <w:rPr>
          <w:spacing w:val="1"/>
          <w:sz w:val="24"/>
        </w:rPr>
        <w:t xml:space="preserve"> </w:t>
      </w:r>
      <w:r>
        <w:rPr>
          <w:sz w:val="24"/>
        </w:rPr>
        <w:t>cliniques qui sera validé ou infirmé par imagerie.</w:t>
      </w:r>
    </w:p>
    <w:p w14:paraId="21F7B155" w14:textId="77777777" w:rsidR="008B767B" w:rsidRDefault="00E13715">
      <w:pPr>
        <w:spacing w:before="1" w:line="273" w:lineRule="auto"/>
        <w:ind w:left="1260" w:right="1468"/>
        <w:rPr>
          <w:sz w:val="24"/>
        </w:rPr>
      </w:pPr>
      <w:r>
        <w:rPr>
          <w:sz w:val="24"/>
        </w:rPr>
        <w:t>Son</w:t>
      </w:r>
      <w:r>
        <w:rPr>
          <w:spacing w:val="1"/>
          <w:sz w:val="24"/>
        </w:rPr>
        <w:t xml:space="preserve"> </w:t>
      </w:r>
      <w:r>
        <w:rPr>
          <w:sz w:val="24"/>
        </w:rPr>
        <w:t>diagnostic est parfois difficile du fait de la présence très fréquente d’anomalies</w:t>
      </w:r>
      <w:r>
        <w:rPr>
          <w:spacing w:val="1"/>
          <w:sz w:val="24"/>
        </w:rPr>
        <w:t xml:space="preserve"> </w:t>
      </w:r>
      <w:r>
        <w:rPr>
          <w:sz w:val="24"/>
        </w:rPr>
        <w:t>radiologiques (arthrose,</w:t>
      </w:r>
      <w:r>
        <w:rPr>
          <w:spacing w:val="1"/>
          <w:sz w:val="24"/>
        </w:rPr>
        <w:t xml:space="preserve"> </w:t>
      </w:r>
      <w:r>
        <w:rPr>
          <w:sz w:val="24"/>
        </w:rPr>
        <w:t>canal cervical étroit, hernie …) dans une grande partie de la</w:t>
      </w:r>
      <w:r>
        <w:rPr>
          <w:spacing w:val="-65"/>
          <w:sz w:val="24"/>
        </w:rPr>
        <w:t xml:space="preserve"> </w:t>
      </w:r>
      <w:r>
        <w:rPr>
          <w:sz w:val="24"/>
        </w:rPr>
        <w:t>population (examen très sensible mais peu</w:t>
      </w:r>
      <w:r>
        <w:rPr>
          <w:spacing w:val="1"/>
          <w:sz w:val="24"/>
        </w:rPr>
        <w:t xml:space="preserve"> </w:t>
      </w:r>
      <w:r>
        <w:rPr>
          <w:sz w:val="24"/>
        </w:rPr>
        <w:t>spécifique) qui n'interviennent pas dans</w:t>
      </w:r>
      <w:r>
        <w:rPr>
          <w:spacing w:val="1"/>
          <w:sz w:val="24"/>
        </w:rPr>
        <w:t xml:space="preserve"> </w:t>
      </w:r>
      <w:r>
        <w:rPr>
          <w:sz w:val="24"/>
        </w:rPr>
        <w:t>la symptomatologie du patient.</w:t>
      </w:r>
    </w:p>
    <w:p w14:paraId="365ACED0" w14:textId="77777777" w:rsidR="008B767B" w:rsidRDefault="00E13715">
      <w:pPr>
        <w:spacing w:before="14" w:line="273" w:lineRule="auto"/>
        <w:ind w:left="1260" w:right="1996"/>
        <w:rPr>
          <w:sz w:val="24"/>
        </w:rPr>
      </w:pPr>
      <w:r>
        <w:rPr>
          <w:sz w:val="24"/>
        </w:rPr>
        <w:t>Il est donc nécessaire de comparer les résultats IRM à un faisceau d'arguments</w:t>
      </w:r>
      <w:r>
        <w:rPr>
          <w:spacing w:val="-65"/>
          <w:sz w:val="24"/>
        </w:rPr>
        <w:t xml:space="preserve"> </w:t>
      </w:r>
      <w:r>
        <w:rPr>
          <w:sz w:val="24"/>
        </w:rPr>
        <w:t>cliniques (radiculalgies,</w:t>
      </w:r>
      <w:r>
        <w:rPr>
          <w:spacing w:val="1"/>
          <w:sz w:val="24"/>
        </w:rPr>
        <w:t xml:space="preserve"> </w:t>
      </w:r>
      <w:r>
        <w:rPr>
          <w:sz w:val="24"/>
        </w:rPr>
        <w:t>ROT, sensibilité et motricité des différents territoires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radiculaires </w:t>
      </w:r>
      <w:proofErr w:type="spellStart"/>
      <w:proofErr w:type="gramStart"/>
      <w:r>
        <w:rPr>
          <w:sz w:val="24"/>
        </w:rPr>
        <w:t>ect</w:t>
      </w:r>
      <w:proofErr w:type="spellEnd"/>
      <w:r>
        <w:rPr>
          <w:sz w:val="24"/>
        </w:rPr>
        <w:t>..</w:t>
      </w:r>
      <w:proofErr w:type="gramEnd"/>
      <w:r>
        <w:rPr>
          <w:sz w:val="24"/>
        </w:rPr>
        <w:t>) dont aucun ne présente</w:t>
      </w:r>
      <w:r>
        <w:rPr>
          <w:spacing w:val="1"/>
          <w:sz w:val="24"/>
        </w:rPr>
        <w:t xml:space="preserve"> </w:t>
      </w:r>
      <w:r>
        <w:rPr>
          <w:sz w:val="24"/>
        </w:rPr>
        <w:t>actuellement une forte sensibilité ou</w:t>
      </w:r>
      <w:r>
        <w:rPr>
          <w:spacing w:val="1"/>
          <w:sz w:val="24"/>
        </w:rPr>
        <w:t xml:space="preserve"> </w:t>
      </w:r>
      <w:r>
        <w:rPr>
          <w:sz w:val="24"/>
        </w:rPr>
        <w:t>spécificité pour infirmer ou confirmer le diagnostic.</w:t>
      </w:r>
    </w:p>
    <w:p w14:paraId="54BCDF99" w14:textId="77777777" w:rsidR="008B767B" w:rsidRDefault="008B767B">
      <w:pPr>
        <w:pStyle w:val="Corpsdetexte"/>
        <w:spacing w:before="11"/>
        <w:rPr>
          <w:sz w:val="28"/>
        </w:rPr>
      </w:pPr>
    </w:p>
    <w:p w14:paraId="6CDAC8D8" w14:textId="77777777" w:rsidR="008B767B" w:rsidRDefault="00E13715">
      <w:pPr>
        <w:spacing w:line="273" w:lineRule="auto"/>
        <w:ind w:left="1260" w:right="1766"/>
        <w:rPr>
          <w:sz w:val="24"/>
        </w:rPr>
      </w:pPr>
      <w:r>
        <w:rPr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z w:val="24"/>
        </w:rPr>
        <w:t>ULNT</w:t>
      </w:r>
      <w:r>
        <w:rPr>
          <w:spacing w:val="-4"/>
          <w:sz w:val="24"/>
        </w:rPr>
        <w:t xml:space="preserve"> </w:t>
      </w:r>
      <w:r>
        <w:rPr>
          <w:sz w:val="24"/>
        </w:rPr>
        <w:t>(Upper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Limbs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Neurodynamiques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Test)</w:t>
      </w:r>
      <w:r>
        <w:rPr>
          <w:spacing w:val="-4"/>
          <w:sz w:val="24"/>
        </w:rPr>
        <w:t xml:space="preserve"> </w:t>
      </w:r>
      <w:r>
        <w:rPr>
          <w:sz w:val="24"/>
        </w:rPr>
        <w:t>sont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potentiels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cliniques</w:t>
      </w:r>
      <w:r>
        <w:rPr>
          <w:spacing w:val="-63"/>
          <w:sz w:val="24"/>
        </w:rPr>
        <w:t xml:space="preserve"> </w:t>
      </w:r>
      <w:r>
        <w:rPr>
          <w:sz w:val="24"/>
        </w:rPr>
        <w:t>dont la fiabilité n’a</w:t>
      </w:r>
      <w:r>
        <w:rPr>
          <w:spacing w:val="1"/>
          <w:sz w:val="24"/>
        </w:rPr>
        <w:t xml:space="preserve"> </w:t>
      </w:r>
      <w:r>
        <w:rPr>
          <w:sz w:val="24"/>
        </w:rPr>
        <w:t>été que peu démontrée dans des études bien menées (</w:t>
      </w:r>
      <w:proofErr w:type="spellStart"/>
      <w:r>
        <w:rPr>
          <w:sz w:val="24"/>
        </w:rPr>
        <w:t>Marije</w:t>
      </w:r>
      <w:proofErr w:type="spellEnd"/>
    </w:p>
    <w:p w14:paraId="205805A0" w14:textId="77777777" w:rsidR="008B767B" w:rsidRDefault="00E13715">
      <w:pPr>
        <w:spacing w:before="2" w:line="273" w:lineRule="auto"/>
        <w:ind w:left="1260" w:right="1468"/>
        <w:rPr>
          <w:sz w:val="24"/>
        </w:rPr>
      </w:pPr>
      <w:r>
        <w:rPr>
          <w:sz w:val="24"/>
        </w:rPr>
        <w:t xml:space="preserve">L.S. </w:t>
      </w:r>
      <w:proofErr w:type="spellStart"/>
      <w:r>
        <w:rPr>
          <w:sz w:val="24"/>
        </w:rPr>
        <w:t>Sleijser-Koehorst</w:t>
      </w:r>
      <w:proofErr w:type="spellEnd"/>
      <w:r>
        <w:rPr>
          <w:sz w:val="24"/>
        </w:rPr>
        <w:t xml:space="preserve"> 2020; Francis</w:t>
      </w:r>
      <w:r>
        <w:rPr>
          <w:spacing w:val="1"/>
          <w:sz w:val="24"/>
        </w:rPr>
        <w:t xml:space="preserve"> </w:t>
      </w:r>
      <w:r>
        <w:rPr>
          <w:sz w:val="24"/>
        </w:rPr>
        <w:t>Grondin 2016 ; Martina Apelby-Albrecht 2013),</w:t>
      </w:r>
      <w:r>
        <w:rPr>
          <w:spacing w:val="-65"/>
          <w:sz w:val="24"/>
        </w:rPr>
        <w:t xml:space="preserve"> </w:t>
      </w:r>
      <w:r>
        <w:rPr>
          <w:sz w:val="24"/>
        </w:rPr>
        <w:t>versus Gold Standard actuel reposant sur l’interrogatoire et l’examen clinique ainsi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que d’une IRM validant ou réfutant le diagnostic (Kwun N </w:t>
      </w:r>
      <w:proofErr w:type="spellStart"/>
      <w:r>
        <w:rPr>
          <w:sz w:val="24"/>
        </w:rPr>
        <w:t>Lam</w:t>
      </w:r>
      <w:proofErr w:type="spellEnd"/>
      <w:r>
        <w:rPr>
          <w:sz w:val="24"/>
        </w:rPr>
        <w:t xml:space="preserve"> 2022)</w:t>
      </w:r>
    </w:p>
    <w:p w14:paraId="6BDC880A" w14:textId="77777777" w:rsidR="008B767B" w:rsidRDefault="008B767B">
      <w:pPr>
        <w:pStyle w:val="Corpsdetexte"/>
        <w:spacing w:before="8"/>
        <w:rPr>
          <w:sz w:val="28"/>
        </w:rPr>
      </w:pPr>
    </w:p>
    <w:p w14:paraId="065BDB53" w14:textId="77777777" w:rsidR="008B767B" w:rsidRDefault="00E13715">
      <w:pPr>
        <w:spacing w:line="273" w:lineRule="auto"/>
        <w:ind w:left="1260" w:right="1520" w:firstLine="66"/>
        <w:rPr>
          <w:sz w:val="24"/>
        </w:rPr>
      </w:pPr>
      <w:r>
        <w:rPr>
          <w:sz w:val="24"/>
        </w:rPr>
        <w:t xml:space="preserve">Dans la littérature, peu de travaux ont été exécutés en limitant la multiplication </w:t>
      </w:r>
      <w:proofErr w:type="gramStart"/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proofErr w:type="gramEnd"/>
      <w:r>
        <w:rPr>
          <w:sz w:val="24"/>
        </w:rPr>
        <w:t>, en ayant un nombre de patient suffisant, avec le plus souvent des critères de</w:t>
      </w:r>
      <w:r>
        <w:rPr>
          <w:spacing w:val="1"/>
          <w:sz w:val="24"/>
        </w:rPr>
        <w:t xml:space="preserve"> </w:t>
      </w:r>
      <w:r>
        <w:rPr>
          <w:sz w:val="24"/>
        </w:rPr>
        <w:t>positivité différents selon les études ainsi</w:t>
      </w:r>
      <w:r>
        <w:rPr>
          <w:spacing w:val="1"/>
          <w:sz w:val="24"/>
        </w:rPr>
        <w:t xml:space="preserve"> </w:t>
      </w:r>
      <w:r>
        <w:rPr>
          <w:sz w:val="24"/>
        </w:rPr>
        <w:t>qu’une exécution des test différente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(Arianne P Verhagen, </w:t>
      </w:r>
      <w:proofErr w:type="gramStart"/>
      <w:r>
        <w:rPr>
          <w:sz w:val="24"/>
        </w:rPr>
        <w:t>2023;</w:t>
      </w:r>
      <w:proofErr w:type="gramEnd"/>
      <w:r>
        <w:rPr>
          <w:sz w:val="24"/>
        </w:rPr>
        <w:t xml:space="preserve"> Allison Legakis 2012). Peu ou pas d’études n’ont</w:t>
      </w:r>
      <w:r>
        <w:rPr>
          <w:spacing w:val="1"/>
          <w:sz w:val="24"/>
        </w:rPr>
        <w:t xml:space="preserve"> </w:t>
      </w:r>
      <w:r>
        <w:rPr>
          <w:sz w:val="24"/>
        </w:rPr>
        <w:t>calculé le nombre de patients à inclure pour présenter des résultats</w:t>
      </w:r>
      <w:r>
        <w:rPr>
          <w:spacing w:val="1"/>
          <w:sz w:val="24"/>
        </w:rPr>
        <w:t xml:space="preserve"> </w:t>
      </w:r>
      <w:r>
        <w:rPr>
          <w:sz w:val="24"/>
        </w:rPr>
        <w:t>statistiquement</w:t>
      </w:r>
      <w:r>
        <w:rPr>
          <w:spacing w:val="-65"/>
          <w:sz w:val="24"/>
        </w:rPr>
        <w:t xml:space="preserve"> </w:t>
      </w:r>
      <w:r>
        <w:rPr>
          <w:sz w:val="24"/>
        </w:rPr>
        <w:t>interprétables.</w:t>
      </w:r>
    </w:p>
    <w:p w14:paraId="0CF9C404" w14:textId="77777777" w:rsidR="008B767B" w:rsidRDefault="008B767B">
      <w:pPr>
        <w:spacing w:line="273" w:lineRule="auto"/>
        <w:rPr>
          <w:sz w:val="24"/>
        </w:rPr>
        <w:sectPr w:rsidR="008B767B">
          <w:pgSz w:w="11920" w:h="16840"/>
          <w:pgMar w:top="680" w:right="0" w:bottom="280" w:left="180" w:header="720" w:footer="720" w:gutter="0"/>
          <w:cols w:space="720"/>
        </w:sectPr>
      </w:pPr>
    </w:p>
    <w:p w14:paraId="64E17E28" w14:textId="77777777" w:rsidR="008B767B" w:rsidRDefault="008B767B">
      <w:pPr>
        <w:pStyle w:val="Corpsdetexte"/>
        <w:rPr>
          <w:sz w:val="20"/>
        </w:rPr>
      </w:pPr>
    </w:p>
    <w:p w14:paraId="39B1A0EB" w14:textId="77777777" w:rsidR="008B767B" w:rsidRDefault="008B767B">
      <w:pPr>
        <w:pStyle w:val="Corpsdetexte"/>
        <w:rPr>
          <w:sz w:val="20"/>
        </w:rPr>
      </w:pPr>
    </w:p>
    <w:p w14:paraId="6E772FC9" w14:textId="77777777" w:rsidR="008B767B" w:rsidRDefault="008B767B">
      <w:pPr>
        <w:pStyle w:val="Corpsdetexte"/>
        <w:rPr>
          <w:sz w:val="20"/>
        </w:rPr>
      </w:pPr>
    </w:p>
    <w:p w14:paraId="6D7118BE" w14:textId="77777777" w:rsidR="008B767B" w:rsidRDefault="008B767B">
      <w:pPr>
        <w:pStyle w:val="Corpsdetexte"/>
        <w:rPr>
          <w:sz w:val="20"/>
        </w:rPr>
      </w:pPr>
    </w:p>
    <w:p w14:paraId="26CF326D" w14:textId="77777777" w:rsidR="008B767B" w:rsidRDefault="008B767B">
      <w:pPr>
        <w:pStyle w:val="Corpsdetexte"/>
        <w:rPr>
          <w:sz w:val="20"/>
        </w:rPr>
      </w:pPr>
    </w:p>
    <w:p w14:paraId="75CE4DBF" w14:textId="77777777" w:rsidR="008B767B" w:rsidRDefault="008B767B">
      <w:pPr>
        <w:pStyle w:val="Corpsdetexte"/>
        <w:rPr>
          <w:sz w:val="20"/>
        </w:rPr>
      </w:pPr>
    </w:p>
    <w:p w14:paraId="0689838A" w14:textId="77777777" w:rsidR="008B767B" w:rsidRDefault="008B767B">
      <w:pPr>
        <w:pStyle w:val="Corpsdetexte"/>
        <w:rPr>
          <w:sz w:val="20"/>
        </w:rPr>
      </w:pPr>
    </w:p>
    <w:p w14:paraId="6487EF04" w14:textId="77777777" w:rsidR="008B767B" w:rsidRDefault="008B767B">
      <w:pPr>
        <w:pStyle w:val="Corpsdetexte"/>
        <w:rPr>
          <w:sz w:val="20"/>
        </w:rPr>
      </w:pPr>
    </w:p>
    <w:p w14:paraId="4DE95AE6" w14:textId="77777777" w:rsidR="008B767B" w:rsidRDefault="008B767B">
      <w:pPr>
        <w:pStyle w:val="Corpsdetexte"/>
        <w:rPr>
          <w:sz w:val="20"/>
        </w:rPr>
      </w:pPr>
    </w:p>
    <w:p w14:paraId="0C50F95B" w14:textId="77777777" w:rsidR="008B767B" w:rsidRDefault="008B767B">
      <w:pPr>
        <w:pStyle w:val="Corpsdetexte"/>
        <w:rPr>
          <w:sz w:val="20"/>
        </w:rPr>
      </w:pPr>
    </w:p>
    <w:p w14:paraId="197ADCB2" w14:textId="77777777" w:rsidR="008B767B" w:rsidRDefault="008B767B">
      <w:pPr>
        <w:pStyle w:val="Corpsdetexte"/>
        <w:rPr>
          <w:sz w:val="20"/>
        </w:rPr>
      </w:pPr>
    </w:p>
    <w:p w14:paraId="19715AD4" w14:textId="77777777" w:rsidR="008B767B" w:rsidRDefault="008B767B">
      <w:pPr>
        <w:pStyle w:val="Corpsdetexte"/>
        <w:spacing w:before="8"/>
        <w:rPr>
          <w:sz w:val="25"/>
        </w:rPr>
      </w:pPr>
    </w:p>
    <w:p w14:paraId="2CB63967" w14:textId="77777777" w:rsidR="008B767B" w:rsidRDefault="004D1966">
      <w:pPr>
        <w:spacing w:before="93" w:line="273" w:lineRule="auto"/>
        <w:ind w:left="1260" w:right="1681"/>
        <w:rPr>
          <w:sz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E3D6895" wp14:editId="34E1CBDC">
                <wp:simplePos x="0" y="0"/>
                <wp:positionH relativeFrom="page">
                  <wp:posOffset>914400</wp:posOffset>
                </wp:positionH>
                <wp:positionV relativeFrom="paragraph">
                  <wp:posOffset>-1793875</wp:posOffset>
                </wp:positionV>
                <wp:extent cx="6661150" cy="1041400"/>
                <wp:effectExtent l="0" t="0" r="0" b="0"/>
                <wp:wrapNone/>
                <wp:docPr id="2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115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4020"/>
                              <w:gridCol w:w="3620"/>
                              <w:gridCol w:w="1980"/>
                            </w:tblGrid>
                            <w:tr w:rsidR="0063415D" w14:paraId="7DE121E7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840" w:type="dxa"/>
                                  <w:vMerge w:val="restart"/>
                                </w:tcPr>
                                <w:p w14:paraId="1D9FEBE8" w14:textId="77777777" w:rsidR="0063415D" w:rsidRDefault="0063415D">
                                  <w:pPr>
                                    <w:pStyle w:val="TableParagraph"/>
                                    <w:spacing w:before="5" w:after="1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B29EA2A" w14:textId="77777777" w:rsidR="0063415D" w:rsidRDefault="0063415D">
                                  <w:pPr>
                                    <w:pStyle w:val="TableParagraph"/>
                                    <w:ind w:left="120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lang w:eastAsia="fr-FR"/>
                                    </w:rPr>
                                    <w:drawing>
                                      <wp:inline distT="0" distB="0" distL="0" distR="0" wp14:anchorId="44F3C6B5" wp14:editId="571AE69E">
                                        <wp:extent cx="418642" cy="523303"/>
                                        <wp:effectExtent l="0" t="0" r="0" b="0"/>
                                        <wp:docPr id="5" name="image1.jpe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image1.jpeg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8642" cy="523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640" w:type="dxa"/>
                                  <w:gridSpan w:val="2"/>
                                  <w:vMerge w:val="restart"/>
                                </w:tcPr>
                                <w:p w14:paraId="320920A7" w14:textId="77777777" w:rsidR="0063415D" w:rsidRDefault="0063415D">
                                  <w:pPr>
                                    <w:pStyle w:val="TableParagraph"/>
                                    <w:spacing w:before="120"/>
                                    <w:ind w:left="1181" w:right="1171"/>
                                    <w:jc w:val="center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32"/>
                                    </w:rPr>
                                    <w:t>Dty_Protocole_Type_RIPH3_ou_RHLJ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233686E1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2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Codification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DTY059</w:t>
                                  </w:r>
                                </w:p>
                              </w:tc>
                            </w:tr>
                            <w:tr w:rsidR="0063415D" w14:paraId="3E0D702F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0DE95A7" w14:textId="77777777" w:rsidR="0063415D" w:rsidRDefault="0063415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4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1FEF86" w14:textId="77777777" w:rsidR="0063415D" w:rsidRDefault="0063415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0234C8F1" w14:textId="77777777" w:rsidR="0063415D" w:rsidRDefault="0063415D">
                                  <w:pPr>
                                    <w:pStyle w:val="TableParagraph"/>
                                    <w:spacing w:before="102"/>
                                    <w:ind w:left="5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Version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V3</w:t>
                                  </w:r>
                                </w:p>
                              </w:tc>
                            </w:tr>
                            <w:tr w:rsidR="0063415D" w14:paraId="31B3A54E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4860" w:type="dxa"/>
                                  <w:gridSpan w:val="2"/>
                                </w:tcPr>
                                <w:p w14:paraId="2495A27B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2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3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: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D-DR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620" w:type="dxa"/>
                                </w:tcPr>
                                <w:p w14:paraId="1B870647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3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d’approbation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16/08/2022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00:00:00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2608911C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6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Pages</w:t>
                                  </w:r>
                                  <w:r>
                                    <w:rPr>
                                      <w:spacing w:val="2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3/12</w:t>
                                  </w:r>
                                </w:p>
                              </w:tc>
                            </w:tr>
                          </w:tbl>
                          <w:p w14:paraId="53D97BC6" w14:textId="77777777" w:rsidR="0063415D" w:rsidRDefault="0063415D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D6895" id="Text Box 15" o:spid="_x0000_s1029" type="#_x0000_t202" style="position:absolute;left:0;text-align:left;margin-left:1in;margin-top:-141.25pt;width:524.5pt;height:82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4020"/>
                        <w:gridCol w:w="3620"/>
                        <w:gridCol w:w="1980"/>
                      </w:tblGrid>
                      <w:tr w:rsidR="0063415D" w14:paraId="7DE121E7" w14:textId="77777777">
                        <w:trPr>
                          <w:trHeight w:val="450"/>
                        </w:trPr>
                        <w:tc>
                          <w:tcPr>
                            <w:tcW w:w="840" w:type="dxa"/>
                            <w:vMerge w:val="restart"/>
                          </w:tcPr>
                          <w:p w14:paraId="1D9FEBE8" w14:textId="77777777" w:rsidR="0063415D" w:rsidRDefault="0063415D">
                            <w:pPr>
                              <w:pStyle w:val="TableParagraph"/>
                              <w:spacing w:before="5" w:after="1"/>
                              <w:rPr>
                                <w:sz w:val="12"/>
                              </w:rPr>
                            </w:pPr>
                          </w:p>
                          <w:p w14:paraId="1B29EA2A" w14:textId="77777777" w:rsidR="0063415D" w:rsidRDefault="0063415D">
                            <w:pPr>
                              <w:pStyle w:val="TableParagraph"/>
                              <w:ind w:left="120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eastAsia="fr-FR"/>
                              </w:rPr>
                              <w:drawing>
                                <wp:inline distT="0" distB="0" distL="0" distR="0" wp14:anchorId="44F3C6B5" wp14:editId="571AE69E">
                                  <wp:extent cx="418642" cy="523303"/>
                                  <wp:effectExtent l="0" t="0" r="0" b="0"/>
                                  <wp:docPr id="5" name="image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1.jpeg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642" cy="5233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640" w:type="dxa"/>
                            <w:gridSpan w:val="2"/>
                            <w:vMerge w:val="restart"/>
                          </w:tcPr>
                          <w:p w14:paraId="320920A7" w14:textId="77777777" w:rsidR="0063415D" w:rsidRDefault="0063415D">
                            <w:pPr>
                              <w:pStyle w:val="TableParagraph"/>
                              <w:spacing w:before="120"/>
                              <w:ind w:left="1181" w:right="1171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Dty_Protocole_Type_RIPH3_ou_RHLJ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233686E1" w14:textId="77777777" w:rsidR="0063415D" w:rsidRDefault="0063415D">
                            <w:pPr>
                              <w:pStyle w:val="TableParagraph"/>
                              <w:spacing w:before="117"/>
                              <w:ind w:left="2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Codification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DTY059</w:t>
                            </w:r>
                          </w:p>
                        </w:tc>
                      </w:tr>
                      <w:tr w:rsidR="0063415D" w14:paraId="3E0D702F" w14:textId="77777777">
                        <w:trPr>
                          <w:trHeight w:val="630"/>
                        </w:trPr>
                        <w:tc>
                          <w:tcPr>
                            <w:tcW w:w="840" w:type="dxa"/>
                            <w:vMerge/>
                            <w:tcBorders>
                              <w:top w:val="nil"/>
                            </w:tcBorders>
                          </w:tcPr>
                          <w:p w14:paraId="40DE95A7" w14:textId="77777777" w:rsidR="0063415D" w:rsidRDefault="0063415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4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361FEF86" w14:textId="77777777" w:rsidR="0063415D" w:rsidRDefault="0063415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0234C8F1" w14:textId="77777777" w:rsidR="0063415D" w:rsidRDefault="0063415D">
                            <w:pPr>
                              <w:pStyle w:val="TableParagraph"/>
                              <w:spacing w:before="102"/>
                              <w:ind w:left="5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Version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 xml:space="preserve"> :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V3</w:t>
                            </w:r>
                          </w:p>
                        </w:tc>
                      </w:tr>
                      <w:tr w:rsidR="0063415D" w14:paraId="31B3A54E" w14:textId="77777777">
                        <w:trPr>
                          <w:trHeight w:val="450"/>
                        </w:trPr>
                        <w:tc>
                          <w:tcPr>
                            <w:tcW w:w="4860" w:type="dxa"/>
                            <w:gridSpan w:val="2"/>
                          </w:tcPr>
                          <w:p w14:paraId="2495A27B" w14:textId="77777777" w:rsidR="0063415D" w:rsidRDefault="0063415D">
                            <w:pPr>
                              <w:pStyle w:val="TableParagraph"/>
                              <w:spacing w:before="117"/>
                              <w:ind w:left="2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Emetteur</w:t>
                            </w:r>
                            <w:r>
                              <w:rPr>
                                <w:spacing w:val="3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: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D-DR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620" w:type="dxa"/>
                          </w:tcPr>
                          <w:p w14:paraId="1B870647" w14:textId="77777777" w:rsidR="0063415D" w:rsidRDefault="0063415D">
                            <w:pPr>
                              <w:pStyle w:val="TableParagraph"/>
                              <w:spacing w:before="117"/>
                              <w:ind w:left="31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Date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d’approbation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16/08/2022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00:00:00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2608911C" w14:textId="77777777" w:rsidR="0063415D" w:rsidRDefault="0063415D">
                            <w:pPr>
                              <w:pStyle w:val="TableParagraph"/>
                              <w:spacing w:before="117"/>
                              <w:ind w:left="6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Pages</w:t>
                            </w:r>
                            <w:r>
                              <w:rPr>
                                <w:spacing w:val="2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3/12</w:t>
                            </w:r>
                          </w:p>
                        </w:tc>
                      </w:tr>
                    </w:tbl>
                    <w:p w14:paraId="53D97BC6" w14:textId="77777777" w:rsidR="0063415D" w:rsidRDefault="0063415D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13715">
        <w:rPr>
          <w:sz w:val="24"/>
        </w:rPr>
        <w:t>Actuellement le diagnostic de la névralgie cervico brachiale repose sur un faisceau</w:t>
      </w:r>
      <w:r w:rsidR="00E13715">
        <w:rPr>
          <w:spacing w:val="-65"/>
          <w:sz w:val="24"/>
        </w:rPr>
        <w:t xml:space="preserve"> </w:t>
      </w:r>
      <w:r w:rsidR="00E13715">
        <w:rPr>
          <w:sz w:val="24"/>
        </w:rPr>
        <w:t>d’arguments cliniques</w:t>
      </w:r>
    </w:p>
    <w:p w14:paraId="65C4FBB5" w14:textId="77777777" w:rsidR="008B767B" w:rsidRDefault="008B767B">
      <w:pPr>
        <w:pStyle w:val="Corpsdetexte"/>
        <w:spacing w:before="9"/>
        <w:rPr>
          <w:sz w:val="28"/>
        </w:rPr>
      </w:pPr>
    </w:p>
    <w:p w14:paraId="50F9400B" w14:textId="77777777" w:rsidR="008B767B" w:rsidRDefault="00E13715">
      <w:pPr>
        <w:spacing w:line="273" w:lineRule="auto"/>
        <w:ind w:left="1260" w:right="1915"/>
        <w:rPr>
          <w:sz w:val="24"/>
        </w:rPr>
      </w:pPr>
      <w:r>
        <w:rPr>
          <w:sz w:val="24"/>
        </w:rPr>
        <w:t xml:space="preserve">Le Scratch </w:t>
      </w:r>
      <w:proofErr w:type="spellStart"/>
      <w:r>
        <w:rPr>
          <w:sz w:val="24"/>
        </w:rPr>
        <w:t>collaps</w:t>
      </w:r>
      <w:proofErr w:type="spellEnd"/>
      <w:r>
        <w:rPr>
          <w:sz w:val="24"/>
        </w:rPr>
        <w:t xml:space="preserve"> test est un test clinique qui </w:t>
      </w:r>
      <w:proofErr w:type="spellStart"/>
      <w:r>
        <w:rPr>
          <w:sz w:val="24"/>
        </w:rPr>
        <w:t>à</w:t>
      </w:r>
      <w:proofErr w:type="spellEnd"/>
      <w:r>
        <w:rPr>
          <w:sz w:val="24"/>
        </w:rPr>
        <w:t xml:space="preserve"> déjà fait ses preuves dans le</w:t>
      </w:r>
      <w:r>
        <w:rPr>
          <w:spacing w:val="1"/>
          <w:sz w:val="24"/>
        </w:rPr>
        <w:t xml:space="preserve"> </w:t>
      </w:r>
      <w:r>
        <w:rPr>
          <w:sz w:val="24"/>
        </w:rPr>
        <w:t>dépistage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61"/>
          <w:sz w:val="24"/>
        </w:rPr>
        <w:t xml:space="preserve"> </w:t>
      </w:r>
      <w:r>
        <w:rPr>
          <w:sz w:val="24"/>
        </w:rPr>
        <w:t>diagnostique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différentes</w:t>
      </w:r>
      <w:r>
        <w:rPr>
          <w:spacing w:val="-3"/>
          <w:sz w:val="24"/>
        </w:rPr>
        <w:t xml:space="preserve"> </w:t>
      </w:r>
      <w:r>
        <w:rPr>
          <w:sz w:val="24"/>
        </w:rPr>
        <w:t>neuropathies</w:t>
      </w:r>
      <w:r>
        <w:rPr>
          <w:spacing w:val="-2"/>
          <w:sz w:val="24"/>
        </w:rPr>
        <w:t xml:space="preserve"> </w:t>
      </w:r>
      <w:r>
        <w:rPr>
          <w:sz w:val="24"/>
        </w:rPr>
        <w:t>périphériques</w:t>
      </w:r>
      <w:r>
        <w:rPr>
          <w:spacing w:val="-3"/>
          <w:sz w:val="24"/>
        </w:rPr>
        <w:t xml:space="preserve"> </w:t>
      </w:r>
      <w:r>
        <w:rPr>
          <w:sz w:val="24"/>
        </w:rPr>
        <w:t>notamment</w:t>
      </w:r>
      <w:r>
        <w:rPr>
          <w:spacing w:val="-63"/>
          <w:sz w:val="24"/>
        </w:rPr>
        <w:t xml:space="preserve"> </w:t>
      </w:r>
      <w:r>
        <w:rPr>
          <w:sz w:val="24"/>
        </w:rPr>
        <w:t>syndrome canalaire ulnaire et</w:t>
      </w:r>
      <w:r>
        <w:rPr>
          <w:spacing w:val="1"/>
          <w:sz w:val="24"/>
        </w:rPr>
        <w:t xml:space="preserve"> </w:t>
      </w:r>
      <w:r>
        <w:rPr>
          <w:sz w:val="24"/>
        </w:rPr>
        <w:t>médian avec lesquels ils ont montré une bonne</w:t>
      </w:r>
      <w:r>
        <w:rPr>
          <w:spacing w:val="1"/>
          <w:sz w:val="24"/>
        </w:rPr>
        <w:t xml:space="preserve"> </w:t>
      </w:r>
      <w:r>
        <w:rPr>
          <w:sz w:val="24"/>
        </w:rPr>
        <w:t>spécificité et VPP</w:t>
      </w:r>
    </w:p>
    <w:p w14:paraId="051AD86A" w14:textId="77777777" w:rsidR="008B767B" w:rsidRDefault="00E13715">
      <w:pPr>
        <w:spacing w:before="14" w:line="249" w:lineRule="auto"/>
        <w:ind w:left="1260" w:right="1468"/>
        <w:rPr>
          <w:sz w:val="24"/>
        </w:rPr>
      </w:pPr>
      <w:r>
        <w:rPr>
          <w:sz w:val="24"/>
        </w:rPr>
        <w:t>Il n’existe actuellement pas d’article dans la littérature scientifique évaluant la fiabilité</w:t>
      </w:r>
      <w:r>
        <w:rPr>
          <w:spacing w:val="-65"/>
          <w:sz w:val="24"/>
        </w:rPr>
        <w:t xml:space="preserve"> </w:t>
      </w:r>
      <w:r>
        <w:rPr>
          <w:sz w:val="24"/>
        </w:rPr>
        <w:t>de ce test clinique, nous utilisons néanmoins ce test en pratique courante avec</w:t>
      </w:r>
      <w:r>
        <w:rPr>
          <w:spacing w:val="1"/>
          <w:sz w:val="24"/>
        </w:rPr>
        <w:t xml:space="preserve"> </w:t>
      </w:r>
      <w:r>
        <w:rPr>
          <w:sz w:val="24"/>
        </w:rPr>
        <w:t>empiriquement une bonne valeur prédictive positive</w:t>
      </w:r>
    </w:p>
    <w:p w14:paraId="71ED1BFE" w14:textId="77777777" w:rsidR="008B767B" w:rsidRDefault="008B767B">
      <w:pPr>
        <w:pStyle w:val="Corpsdetexte"/>
        <w:spacing w:before="5"/>
        <w:rPr>
          <w:sz w:val="30"/>
        </w:rPr>
      </w:pPr>
    </w:p>
    <w:p w14:paraId="3057D609" w14:textId="63C3829B" w:rsidR="008B767B" w:rsidRDefault="00E13715">
      <w:pPr>
        <w:spacing w:line="276" w:lineRule="auto"/>
        <w:ind w:left="1260" w:right="1766"/>
        <w:rPr>
          <w:ins w:id="0" w:author="BAJEUX Emma" w:date="2024-05-24T11:18:00Z"/>
          <w:sz w:val="24"/>
        </w:rPr>
      </w:pPr>
      <w:r>
        <w:rPr>
          <w:sz w:val="24"/>
        </w:rPr>
        <w:t>L’objectif de cette étude est donc de faciliter le diagnostic des névralgies</w:t>
      </w:r>
      <w:r>
        <w:rPr>
          <w:spacing w:val="1"/>
          <w:sz w:val="24"/>
        </w:rPr>
        <w:t xml:space="preserve"> </w:t>
      </w:r>
      <w:r>
        <w:rPr>
          <w:sz w:val="24"/>
        </w:rPr>
        <w:t>cervicobrachiales par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l’évaluation </w:t>
      </w:r>
      <w:commentRangeStart w:id="1"/>
      <w:r>
        <w:rPr>
          <w:sz w:val="24"/>
        </w:rPr>
        <w:t xml:space="preserve">de la fiabilité </w:t>
      </w:r>
      <w:commentRangeEnd w:id="1"/>
      <w:r w:rsidR="001F516A">
        <w:rPr>
          <w:rStyle w:val="Marquedecommentaire"/>
        </w:rPr>
        <w:commentReference w:id="1"/>
      </w:r>
      <w:r>
        <w:rPr>
          <w:sz w:val="24"/>
        </w:rPr>
        <w:t>des ULNT et du scratch collapse</w:t>
      </w:r>
      <w:r>
        <w:rPr>
          <w:spacing w:val="-65"/>
          <w:sz w:val="24"/>
        </w:rPr>
        <w:t xml:space="preserve"> </w:t>
      </w:r>
      <w:r>
        <w:rPr>
          <w:sz w:val="24"/>
        </w:rPr>
        <w:t>test.</w:t>
      </w:r>
    </w:p>
    <w:p w14:paraId="5E7650D8" w14:textId="7C0854D1" w:rsidR="00186F03" w:rsidRDefault="00186F03">
      <w:pPr>
        <w:spacing w:line="276" w:lineRule="auto"/>
        <w:ind w:left="1260" w:right="1766"/>
        <w:rPr>
          <w:ins w:id="2" w:author="BAJEUX Emma" w:date="2024-05-24T11:18:00Z"/>
          <w:sz w:val="24"/>
        </w:rPr>
      </w:pPr>
    </w:p>
    <w:p w14:paraId="66AADAC6" w14:textId="6B3B59EA" w:rsidR="00186F03" w:rsidDel="00186F03" w:rsidRDefault="00186F03">
      <w:pPr>
        <w:spacing w:line="276" w:lineRule="auto"/>
        <w:ind w:left="1260" w:right="1766"/>
        <w:rPr>
          <w:del w:id="3" w:author="BAJEUX Emma" w:date="2024-05-24T11:19:00Z"/>
          <w:sz w:val="24"/>
        </w:rPr>
      </w:pPr>
    </w:p>
    <w:p w14:paraId="34BAED5D" w14:textId="77777777" w:rsidR="008B767B" w:rsidRDefault="008B767B">
      <w:pPr>
        <w:pStyle w:val="Corpsdetexte"/>
        <w:spacing w:before="1"/>
        <w:rPr>
          <w:sz w:val="26"/>
        </w:rPr>
      </w:pPr>
    </w:p>
    <w:p w14:paraId="0230D750" w14:textId="77777777" w:rsidR="008B767B" w:rsidRDefault="00E13715">
      <w:pPr>
        <w:pStyle w:val="Titre2"/>
      </w:pPr>
      <w:r>
        <w:rPr>
          <w:w w:val="80"/>
        </w:rPr>
        <w:t>OBJECTIF</w:t>
      </w:r>
      <w:r>
        <w:rPr>
          <w:spacing w:val="15"/>
          <w:w w:val="80"/>
        </w:rPr>
        <w:t xml:space="preserve"> </w:t>
      </w:r>
      <w:r>
        <w:rPr>
          <w:w w:val="80"/>
        </w:rPr>
        <w:t>PRINCIPAL</w:t>
      </w:r>
      <w:r>
        <w:rPr>
          <w:spacing w:val="15"/>
          <w:w w:val="80"/>
        </w:rPr>
        <w:t xml:space="preserve"> </w:t>
      </w:r>
      <w:r>
        <w:rPr>
          <w:w w:val="80"/>
        </w:rPr>
        <w:t>ET</w:t>
      </w:r>
      <w:r>
        <w:rPr>
          <w:spacing w:val="16"/>
          <w:w w:val="80"/>
        </w:rPr>
        <w:t xml:space="preserve"> </w:t>
      </w:r>
      <w:r>
        <w:rPr>
          <w:w w:val="80"/>
        </w:rPr>
        <w:t>CRITERE</w:t>
      </w:r>
      <w:r>
        <w:rPr>
          <w:spacing w:val="15"/>
          <w:w w:val="80"/>
        </w:rPr>
        <w:t xml:space="preserve"> </w:t>
      </w:r>
      <w:r>
        <w:rPr>
          <w:w w:val="80"/>
        </w:rPr>
        <w:t>DE</w:t>
      </w:r>
      <w:r>
        <w:rPr>
          <w:spacing w:val="16"/>
          <w:w w:val="80"/>
        </w:rPr>
        <w:t xml:space="preserve"> </w:t>
      </w:r>
      <w:r>
        <w:rPr>
          <w:w w:val="80"/>
        </w:rPr>
        <w:t>JUGEMENT</w:t>
      </w:r>
      <w:r>
        <w:rPr>
          <w:spacing w:val="15"/>
          <w:w w:val="80"/>
        </w:rPr>
        <w:t xml:space="preserve"> </w:t>
      </w:r>
      <w:r>
        <w:rPr>
          <w:w w:val="80"/>
        </w:rPr>
        <w:t>PRINCIPAL</w:t>
      </w:r>
    </w:p>
    <w:p w14:paraId="26C0D954" w14:textId="77777777" w:rsidR="008B767B" w:rsidRPr="0063415D" w:rsidRDefault="00E13715">
      <w:pPr>
        <w:spacing w:before="9"/>
        <w:ind w:left="1260"/>
        <w:rPr>
          <w:rFonts w:ascii="Arial" w:hAnsi="Arial" w:cs="Arial"/>
          <w:b/>
          <w:sz w:val="24"/>
          <w:szCs w:val="24"/>
        </w:rPr>
      </w:pPr>
      <w:r w:rsidRPr="0063415D">
        <w:rPr>
          <w:rFonts w:ascii="Arial" w:hAnsi="Arial" w:cs="Arial"/>
          <w:b/>
          <w:w w:val="80"/>
          <w:sz w:val="24"/>
          <w:szCs w:val="24"/>
        </w:rPr>
        <w:t>Objectif</w:t>
      </w:r>
      <w:r w:rsidRPr="0063415D">
        <w:rPr>
          <w:rFonts w:ascii="Arial" w:hAnsi="Arial" w:cs="Arial"/>
          <w:b/>
          <w:spacing w:val="17"/>
          <w:w w:val="80"/>
          <w:sz w:val="24"/>
          <w:szCs w:val="24"/>
        </w:rPr>
        <w:t xml:space="preserve"> </w:t>
      </w:r>
      <w:r w:rsidRPr="0063415D">
        <w:rPr>
          <w:rFonts w:ascii="Arial" w:hAnsi="Arial" w:cs="Arial"/>
          <w:b/>
          <w:w w:val="80"/>
          <w:sz w:val="24"/>
          <w:szCs w:val="24"/>
        </w:rPr>
        <w:t>principal</w:t>
      </w:r>
    </w:p>
    <w:p w14:paraId="4F5E2703" w14:textId="77777777" w:rsidR="008B767B" w:rsidRPr="0063415D" w:rsidRDefault="00E13715">
      <w:pPr>
        <w:spacing w:before="17" w:line="247" w:lineRule="auto"/>
        <w:ind w:left="1260" w:right="1766"/>
        <w:rPr>
          <w:sz w:val="24"/>
        </w:rPr>
      </w:pPr>
      <w:r w:rsidRPr="0063415D">
        <w:rPr>
          <w:sz w:val="24"/>
        </w:rPr>
        <w:t>Évaluation de la performance</w:t>
      </w:r>
      <w:r w:rsidR="001F516A" w:rsidRPr="0063415D">
        <w:rPr>
          <w:sz w:val="24"/>
        </w:rPr>
        <w:t xml:space="preserve"> </w:t>
      </w:r>
      <w:ins w:id="4" w:author="BAJEUX Emma" w:date="2024-05-24T09:15:00Z">
        <w:r w:rsidR="001F516A" w:rsidRPr="0063415D">
          <w:rPr>
            <w:sz w:val="24"/>
          </w:rPr>
          <w:t>diagnostique</w:t>
        </w:r>
      </w:ins>
      <w:r w:rsidRPr="0063415D">
        <w:rPr>
          <w:sz w:val="24"/>
        </w:rPr>
        <w:t>, par rapport au gold standard, des ULNT et du Scratch Collapse Test</w:t>
      </w:r>
      <w:ins w:id="5" w:author="BAJEUX Emma" w:date="2024-05-24T09:15:00Z">
        <w:r w:rsidR="001F516A" w:rsidRPr="0063415D">
          <w:rPr>
            <w:sz w:val="24"/>
          </w:rPr>
          <w:t xml:space="preserve"> </w:t>
        </w:r>
      </w:ins>
      <w:r w:rsidRPr="0063415D">
        <w:rPr>
          <w:sz w:val="24"/>
        </w:rPr>
        <w:t xml:space="preserve"> pour le </w:t>
      </w:r>
      <w:del w:id="6" w:author="BAJEUX Emma" w:date="2024-05-24T09:15:00Z">
        <w:r w:rsidRPr="0063415D" w:rsidDel="001F516A">
          <w:rPr>
            <w:sz w:val="24"/>
          </w:rPr>
          <w:delText xml:space="preserve">dépistage et </w:delText>
        </w:r>
      </w:del>
      <w:proofErr w:type="spellStart"/>
      <w:r w:rsidRPr="0063415D">
        <w:rPr>
          <w:sz w:val="24"/>
        </w:rPr>
        <w:t>le</w:t>
      </w:r>
      <w:proofErr w:type="spellEnd"/>
      <w:r w:rsidRPr="0063415D">
        <w:rPr>
          <w:sz w:val="24"/>
        </w:rPr>
        <w:t xml:space="preserve"> diagnostic des névralgies cervicobrachiales</w:t>
      </w:r>
      <w:ins w:id="7" w:author="BAJEUX Emma" w:date="2024-05-24T09:15:00Z">
        <w:r w:rsidR="001F516A" w:rsidRPr="0063415D">
          <w:rPr>
            <w:sz w:val="24"/>
          </w:rPr>
          <w:t xml:space="preserve"> en consultation de </w:t>
        </w:r>
        <w:proofErr w:type="spellStart"/>
        <w:r w:rsidR="001F516A" w:rsidRPr="0063415D">
          <w:rPr>
            <w:sz w:val="24"/>
          </w:rPr>
          <w:t>chir</w:t>
        </w:r>
        <w:proofErr w:type="spellEnd"/>
        <w:r w:rsidR="001F516A" w:rsidRPr="0063415D">
          <w:rPr>
            <w:sz w:val="24"/>
          </w:rPr>
          <w:t xml:space="preserve"> ortho</w:t>
        </w:r>
      </w:ins>
      <w:r w:rsidRPr="0063415D">
        <w:rPr>
          <w:sz w:val="24"/>
        </w:rPr>
        <w:t>.</w:t>
      </w:r>
    </w:p>
    <w:p w14:paraId="6A0B711C" w14:textId="77777777" w:rsidR="008B767B" w:rsidRPr="0063415D" w:rsidRDefault="008B767B">
      <w:pPr>
        <w:pStyle w:val="Corpsdetexte"/>
        <w:rPr>
          <w:rFonts w:ascii="Arial" w:hAnsi="Arial" w:cs="Arial"/>
          <w:sz w:val="24"/>
          <w:szCs w:val="24"/>
        </w:rPr>
      </w:pPr>
    </w:p>
    <w:p w14:paraId="53FF22E7" w14:textId="77777777" w:rsidR="008B767B" w:rsidRPr="0063415D" w:rsidRDefault="00E13715">
      <w:pPr>
        <w:spacing w:before="209"/>
        <w:ind w:left="1260"/>
        <w:rPr>
          <w:rFonts w:ascii="Arial" w:hAnsi="Arial" w:cs="Arial"/>
          <w:b/>
          <w:sz w:val="24"/>
          <w:szCs w:val="24"/>
        </w:rPr>
      </w:pPr>
      <w:r w:rsidRPr="0063415D">
        <w:rPr>
          <w:rFonts w:ascii="Arial" w:hAnsi="Arial" w:cs="Arial"/>
          <w:b/>
          <w:w w:val="80"/>
          <w:sz w:val="24"/>
          <w:szCs w:val="24"/>
        </w:rPr>
        <w:t>Critère</w:t>
      </w:r>
      <w:r w:rsidRPr="0063415D">
        <w:rPr>
          <w:rFonts w:ascii="Arial" w:hAnsi="Arial" w:cs="Arial"/>
          <w:b/>
          <w:spacing w:val="13"/>
          <w:w w:val="80"/>
          <w:sz w:val="24"/>
          <w:szCs w:val="24"/>
        </w:rPr>
        <w:t xml:space="preserve"> </w:t>
      </w:r>
      <w:r w:rsidRPr="0063415D">
        <w:rPr>
          <w:rFonts w:ascii="Arial" w:hAnsi="Arial" w:cs="Arial"/>
          <w:b/>
          <w:w w:val="80"/>
          <w:sz w:val="24"/>
          <w:szCs w:val="24"/>
        </w:rPr>
        <w:t>de</w:t>
      </w:r>
      <w:r w:rsidRPr="0063415D">
        <w:rPr>
          <w:rFonts w:ascii="Arial" w:hAnsi="Arial" w:cs="Arial"/>
          <w:b/>
          <w:spacing w:val="13"/>
          <w:w w:val="80"/>
          <w:sz w:val="24"/>
          <w:szCs w:val="24"/>
        </w:rPr>
        <w:t xml:space="preserve"> </w:t>
      </w:r>
      <w:r w:rsidRPr="0063415D">
        <w:rPr>
          <w:rFonts w:ascii="Arial" w:hAnsi="Arial" w:cs="Arial"/>
          <w:b/>
          <w:w w:val="80"/>
          <w:sz w:val="24"/>
          <w:szCs w:val="24"/>
        </w:rPr>
        <w:t>jugement</w:t>
      </w:r>
      <w:r w:rsidRPr="0063415D">
        <w:rPr>
          <w:rFonts w:ascii="Arial" w:hAnsi="Arial" w:cs="Arial"/>
          <w:b/>
          <w:spacing w:val="13"/>
          <w:w w:val="80"/>
          <w:sz w:val="24"/>
          <w:szCs w:val="24"/>
        </w:rPr>
        <w:t xml:space="preserve"> </w:t>
      </w:r>
      <w:r w:rsidRPr="0063415D">
        <w:rPr>
          <w:rFonts w:ascii="Arial" w:hAnsi="Arial" w:cs="Arial"/>
          <w:b/>
          <w:w w:val="80"/>
          <w:sz w:val="24"/>
          <w:szCs w:val="24"/>
        </w:rPr>
        <w:t>principal</w:t>
      </w:r>
      <w:r w:rsidRPr="0063415D">
        <w:rPr>
          <w:rFonts w:ascii="Arial" w:hAnsi="Arial" w:cs="Arial"/>
          <w:b/>
          <w:spacing w:val="13"/>
          <w:w w:val="80"/>
          <w:sz w:val="24"/>
          <w:szCs w:val="24"/>
        </w:rPr>
        <w:t xml:space="preserve"> </w:t>
      </w:r>
      <w:r w:rsidRPr="0063415D">
        <w:rPr>
          <w:rFonts w:ascii="Arial" w:hAnsi="Arial" w:cs="Arial"/>
          <w:b/>
          <w:w w:val="80"/>
          <w:sz w:val="24"/>
          <w:szCs w:val="24"/>
        </w:rPr>
        <w:t>:</w:t>
      </w:r>
    </w:p>
    <w:p w14:paraId="7DEAC8B0" w14:textId="77777777" w:rsidR="008B767B" w:rsidRPr="0063415D" w:rsidRDefault="00E13715" w:rsidP="0063415D">
      <w:pPr>
        <w:spacing w:before="17" w:line="247" w:lineRule="auto"/>
        <w:ind w:left="1260" w:right="1766"/>
        <w:rPr>
          <w:sz w:val="24"/>
        </w:rPr>
      </w:pPr>
      <w:r w:rsidRPr="0063415D">
        <w:rPr>
          <w:sz w:val="24"/>
        </w:rPr>
        <w:t xml:space="preserve">Le critère de jugement principale sera la sensibilité, la spécificité, </w:t>
      </w:r>
      <w:ins w:id="8" w:author="BAJEUX Emma" w:date="2024-05-24T09:22:00Z">
        <w:r w:rsidR="001F516A" w:rsidRPr="0063415D">
          <w:rPr>
            <w:sz w:val="24"/>
          </w:rPr>
          <w:t xml:space="preserve">VPP et VPN, </w:t>
        </w:r>
      </w:ins>
      <w:r w:rsidRPr="0063415D">
        <w:rPr>
          <w:sz w:val="24"/>
        </w:rPr>
        <w:t xml:space="preserve">les rapports de vraisemblance positif et rapport de vraisemblance négatif </w:t>
      </w:r>
      <w:commentRangeStart w:id="9"/>
      <w:r w:rsidRPr="0063415D">
        <w:rPr>
          <w:sz w:val="24"/>
        </w:rPr>
        <w:t xml:space="preserve">des tests </w:t>
      </w:r>
      <w:commentRangeEnd w:id="9"/>
      <w:r w:rsidR="001F516A" w:rsidRPr="0063415D">
        <w:commentReference w:id="9"/>
      </w:r>
      <w:r w:rsidRPr="0063415D">
        <w:rPr>
          <w:sz w:val="24"/>
        </w:rPr>
        <w:t>versus gold standard</w:t>
      </w:r>
    </w:p>
    <w:p w14:paraId="332200CC" w14:textId="77777777" w:rsidR="008B767B" w:rsidRPr="0063415D" w:rsidRDefault="008B767B">
      <w:pPr>
        <w:pStyle w:val="Corpsdetexte"/>
        <w:spacing w:before="5"/>
        <w:rPr>
          <w:rFonts w:ascii="Arial" w:hAnsi="Arial" w:cs="Arial"/>
          <w:sz w:val="24"/>
          <w:szCs w:val="24"/>
        </w:rPr>
      </w:pPr>
    </w:p>
    <w:p w14:paraId="3A856B80" w14:textId="77777777" w:rsidR="008B767B" w:rsidRPr="0063415D" w:rsidRDefault="004D1966">
      <w:pPr>
        <w:pStyle w:val="Titre2"/>
      </w:pPr>
      <w:r w:rsidRPr="0063415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486959616" behindDoc="1" locked="0" layoutInCell="1" allowOverlap="1" wp14:anchorId="55568572" wp14:editId="734A4E09">
                <wp:simplePos x="0" y="0"/>
                <wp:positionH relativeFrom="page">
                  <wp:posOffset>2013585</wp:posOffset>
                </wp:positionH>
                <wp:positionV relativeFrom="paragraph">
                  <wp:posOffset>177800</wp:posOffset>
                </wp:positionV>
                <wp:extent cx="95885" cy="168275"/>
                <wp:effectExtent l="0" t="0" r="0" b="0"/>
                <wp:wrapNone/>
                <wp:docPr id="2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" cy="168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5B7C78" id="Rectangle 14" o:spid="_x0000_s1026" style="position:absolute;margin-left:158.55pt;margin-top:14pt;width:7.55pt;height:13.25pt;z-index:-1635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" fillcolor="yellow" stroked="f">
                <w10:wrap anchorx="page"/>
              </v:rect>
            </w:pict>
          </mc:Fallback>
        </mc:AlternateContent>
      </w:r>
      <w:r w:rsidR="00E13715" w:rsidRPr="0063415D">
        <w:rPr>
          <w:color w:val="FF0000"/>
          <w:w w:val="80"/>
        </w:rPr>
        <w:t>(SI</w:t>
      </w:r>
      <w:r w:rsidR="00E13715" w:rsidRPr="0063415D">
        <w:rPr>
          <w:color w:val="FF0000"/>
          <w:spacing w:val="22"/>
          <w:w w:val="80"/>
        </w:rPr>
        <w:t xml:space="preserve"> </w:t>
      </w:r>
      <w:r w:rsidR="00E13715" w:rsidRPr="0063415D">
        <w:rPr>
          <w:color w:val="FF0000"/>
          <w:w w:val="80"/>
        </w:rPr>
        <w:t>APPLICABLE)</w:t>
      </w:r>
      <w:r w:rsidR="00E13715" w:rsidRPr="0063415D">
        <w:rPr>
          <w:color w:val="FF0000"/>
          <w:spacing w:val="23"/>
          <w:w w:val="80"/>
        </w:rPr>
        <w:t xml:space="preserve"> </w:t>
      </w:r>
      <w:r w:rsidR="00E13715" w:rsidRPr="0063415D">
        <w:rPr>
          <w:color w:val="FF0000"/>
          <w:w w:val="80"/>
        </w:rPr>
        <w:t>OBJECTIF(S)</w:t>
      </w:r>
      <w:r w:rsidR="00E13715" w:rsidRPr="0063415D">
        <w:rPr>
          <w:color w:val="FF0000"/>
          <w:spacing w:val="22"/>
          <w:w w:val="80"/>
        </w:rPr>
        <w:t xml:space="preserve"> </w:t>
      </w:r>
      <w:r w:rsidR="00E13715" w:rsidRPr="0063415D">
        <w:rPr>
          <w:color w:val="FF0000"/>
          <w:w w:val="80"/>
        </w:rPr>
        <w:t>SECONDAIRE(S)</w:t>
      </w:r>
      <w:r w:rsidR="00E13715" w:rsidRPr="0063415D">
        <w:rPr>
          <w:color w:val="FF0000"/>
          <w:spacing w:val="23"/>
          <w:w w:val="80"/>
        </w:rPr>
        <w:t xml:space="preserve"> </w:t>
      </w:r>
      <w:r w:rsidR="00E13715" w:rsidRPr="0063415D">
        <w:rPr>
          <w:color w:val="FF0000"/>
          <w:w w:val="80"/>
        </w:rPr>
        <w:t>ET</w:t>
      </w:r>
      <w:r w:rsidR="00E13715" w:rsidRPr="0063415D">
        <w:rPr>
          <w:color w:val="FF0000"/>
          <w:spacing w:val="22"/>
          <w:w w:val="80"/>
        </w:rPr>
        <w:t xml:space="preserve"> </w:t>
      </w:r>
      <w:r w:rsidR="00E13715" w:rsidRPr="0063415D">
        <w:rPr>
          <w:color w:val="FF0000"/>
          <w:w w:val="80"/>
        </w:rPr>
        <w:t>CRITERE(S)</w:t>
      </w:r>
      <w:r w:rsidR="00E13715" w:rsidRPr="0063415D">
        <w:rPr>
          <w:color w:val="FF0000"/>
          <w:spacing w:val="23"/>
          <w:w w:val="80"/>
        </w:rPr>
        <w:t xml:space="preserve"> </w:t>
      </w:r>
      <w:r w:rsidR="00E13715" w:rsidRPr="0063415D">
        <w:rPr>
          <w:color w:val="FF0000"/>
          <w:w w:val="80"/>
        </w:rPr>
        <w:t>DE</w:t>
      </w:r>
      <w:r w:rsidR="00E13715" w:rsidRPr="0063415D">
        <w:rPr>
          <w:color w:val="FF0000"/>
          <w:spacing w:val="22"/>
          <w:w w:val="80"/>
        </w:rPr>
        <w:t xml:space="preserve"> </w:t>
      </w:r>
      <w:r w:rsidR="00E13715" w:rsidRPr="0063415D">
        <w:rPr>
          <w:color w:val="FF0000"/>
          <w:w w:val="80"/>
        </w:rPr>
        <w:t>JUGEMENT</w:t>
      </w:r>
      <w:r w:rsidR="00E13715" w:rsidRPr="0063415D">
        <w:rPr>
          <w:color w:val="FF0000"/>
          <w:spacing w:val="23"/>
          <w:w w:val="80"/>
        </w:rPr>
        <w:t xml:space="preserve"> </w:t>
      </w:r>
      <w:r w:rsidR="00E13715" w:rsidRPr="0063415D">
        <w:rPr>
          <w:color w:val="FF0000"/>
          <w:w w:val="80"/>
        </w:rPr>
        <w:t>ASSOCIE(S)</w:t>
      </w:r>
    </w:p>
    <w:p w14:paraId="2B79DBBA" w14:textId="77777777" w:rsidR="008B767B" w:rsidRPr="0063415D" w:rsidRDefault="00E13715">
      <w:pPr>
        <w:pStyle w:val="Titre3"/>
        <w:spacing w:before="10"/>
        <w:rPr>
          <w:sz w:val="24"/>
          <w:szCs w:val="24"/>
        </w:rPr>
      </w:pPr>
      <w:r w:rsidRPr="0063415D">
        <w:rPr>
          <w:w w:val="80"/>
          <w:sz w:val="24"/>
          <w:szCs w:val="24"/>
        </w:rPr>
        <w:t>Objectif</w:t>
      </w:r>
      <w:r w:rsidRPr="0063415D">
        <w:rPr>
          <w:spacing w:val="12"/>
          <w:w w:val="80"/>
          <w:sz w:val="24"/>
          <w:szCs w:val="24"/>
        </w:rPr>
        <w:t xml:space="preserve"> </w:t>
      </w:r>
      <w:r w:rsidRPr="0063415D">
        <w:rPr>
          <w:w w:val="80"/>
          <w:sz w:val="24"/>
          <w:szCs w:val="24"/>
        </w:rPr>
        <w:t>secondaire</w:t>
      </w:r>
      <w:r w:rsidRPr="0063415D">
        <w:rPr>
          <w:spacing w:val="12"/>
          <w:w w:val="80"/>
          <w:sz w:val="24"/>
          <w:szCs w:val="24"/>
        </w:rPr>
        <w:t xml:space="preserve"> </w:t>
      </w:r>
      <w:r w:rsidRPr="0063415D">
        <w:rPr>
          <w:w w:val="80"/>
          <w:sz w:val="24"/>
          <w:szCs w:val="24"/>
        </w:rPr>
        <w:t>1</w:t>
      </w:r>
      <w:r w:rsidRPr="0063415D">
        <w:rPr>
          <w:spacing w:val="12"/>
          <w:w w:val="80"/>
          <w:sz w:val="24"/>
          <w:szCs w:val="24"/>
        </w:rPr>
        <w:t xml:space="preserve"> </w:t>
      </w:r>
      <w:r w:rsidRPr="0063415D">
        <w:rPr>
          <w:w w:val="80"/>
          <w:sz w:val="24"/>
          <w:szCs w:val="24"/>
        </w:rPr>
        <w:t>:</w:t>
      </w:r>
    </w:p>
    <w:p w14:paraId="7CEF3A52" w14:textId="77777777" w:rsidR="001F516A" w:rsidRPr="0063415D" w:rsidRDefault="001F516A" w:rsidP="0063415D">
      <w:pPr>
        <w:pStyle w:val="Paragraphedeliste"/>
        <w:numPr>
          <w:ilvl w:val="0"/>
          <w:numId w:val="9"/>
        </w:numPr>
        <w:spacing w:before="17" w:line="247" w:lineRule="auto"/>
        <w:ind w:right="1766"/>
        <w:rPr>
          <w:ins w:id="10" w:author="BAJEUX Emma" w:date="2024-05-24T09:18:00Z"/>
          <w:sz w:val="24"/>
        </w:rPr>
      </w:pPr>
      <w:ins w:id="11" w:author="BAJEUX Emma" w:date="2024-05-24T09:17:00Z">
        <w:r w:rsidRPr="0063415D">
          <w:rPr>
            <w:sz w:val="24"/>
          </w:rPr>
          <w:t xml:space="preserve">Evaluation des performances diagnostiques des tests X, X et X (les autres) de l’ULNT </w:t>
        </w:r>
      </w:ins>
      <w:ins w:id="12" w:author="BAJEUX Emma" w:date="2024-05-24T09:18:00Z">
        <w:r w:rsidRPr="0063415D">
          <w:rPr>
            <w:sz w:val="24"/>
          </w:rPr>
          <w:t>vs gold standard</w:t>
        </w:r>
      </w:ins>
    </w:p>
    <w:p w14:paraId="009D4E22" w14:textId="77777777" w:rsidR="001F516A" w:rsidRPr="0063415D" w:rsidRDefault="001F516A" w:rsidP="0063415D">
      <w:pPr>
        <w:pStyle w:val="Paragraphedeliste"/>
        <w:numPr>
          <w:ilvl w:val="0"/>
          <w:numId w:val="9"/>
        </w:numPr>
        <w:spacing w:before="17" w:line="247" w:lineRule="auto"/>
        <w:ind w:right="1766"/>
        <w:rPr>
          <w:ins w:id="13" w:author="BAJEUX Emma" w:date="2024-05-24T09:18:00Z"/>
          <w:sz w:val="24"/>
        </w:rPr>
      </w:pPr>
      <w:ins w:id="14" w:author="BAJEUX Emma" w:date="2024-05-24T09:18:00Z">
        <w:r w:rsidRPr="0063415D">
          <w:rPr>
            <w:sz w:val="24"/>
          </w:rPr>
          <w:t>Evaluation des performances diagnostiques du Scratch collapse test vs gold standard</w:t>
        </w:r>
      </w:ins>
    </w:p>
    <w:p w14:paraId="2DCB2906" w14:textId="77777777" w:rsidR="008B767B" w:rsidRPr="0063415D" w:rsidRDefault="00E13715" w:rsidP="0063415D">
      <w:pPr>
        <w:pStyle w:val="Paragraphedeliste"/>
        <w:numPr>
          <w:ilvl w:val="0"/>
          <w:numId w:val="9"/>
        </w:numPr>
        <w:spacing w:before="17" w:line="247" w:lineRule="auto"/>
        <w:ind w:right="1766"/>
        <w:rPr>
          <w:ins w:id="15" w:author="BAJEUX Emma" w:date="2024-05-24T09:18:00Z"/>
          <w:sz w:val="24"/>
        </w:rPr>
      </w:pPr>
      <w:r w:rsidRPr="0063415D">
        <w:rPr>
          <w:sz w:val="24"/>
        </w:rPr>
        <w:t>Evaluation de la reproductibilité</w:t>
      </w:r>
      <w:ins w:id="16" w:author="BAJEUX Emma" w:date="2024-05-24T09:16:00Z">
        <w:r w:rsidR="001F516A" w:rsidRPr="0063415D">
          <w:rPr>
            <w:sz w:val="24"/>
          </w:rPr>
          <w:t xml:space="preserve"> inter-observateur</w:t>
        </w:r>
      </w:ins>
      <w:r w:rsidRPr="0063415D">
        <w:rPr>
          <w:sz w:val="24"/>
        </w:rPr>
        <w:t xml:space="preserve"> de</w:t>
      </w:r>
      <w:ins w:id="17" w:author="BAJEUX Emma" w:date="2024-05-24T09:18:00Z">
        <w:r w:rsidR="001F516A" w:rsidRPr="0063415D">
          <w:rPr>
            <w:sz w:val="24"/>
          </w:rPr>
          <w:t xml:space="preserve"> chacun de</w:t>
        </w:r>
      </w:ins>
      <w:r w:rsidRPr="0063415D">
        <w:rPr>
          <w:sz w:val="24"/>
        </w:rPr>
        <w:t>s</w:t>
      </w:r>
      <w:ins w:id="18" w:author="BAJEUX Emma" w:date="2024-05-24T09:18:00Z">
        <w:r w:rsidR="001F516A" w:rsidRPr="0063415D">
          <w:rPr>
            <w:sz w:val="24"/>
          </w:rPr>
          <w:t xml:space="preserve"> 5</w:t>
        </w:r>
      </w:ins>
      <w:r w:rsidRPr="0063415D">
        <w:rPr>
          <w:sz w:val="24"/>
        </w:rPr>
        <w:t xml:space="preserve"> tests</w:t>
      </w:r>
    </w:p>
    <w:p w14:paraId="65F18745" w14:textId="77777777" w:rsidR="001F516A" w:rsidRPr="0063415D" w:rsidRDefault="001F516A" w:rsidP="0063415D">
      <w:pPr>
        <w:pStyle w:val="Paragraphedeliste"/>
        <w:numPr>
          <w:ilvl w:val="0"/>
          <w:numId w:val="9"/>
        </w:numPr>
        <w:spacing w:before="17" w:line="247" w:lineRule="auto"/>
        <w:ind w:right="1766"/>
        <w:rPr>
          <w:ins w:id="19" w:author="BAJEUX Emma" w:date="2024-05-24T09:19:00Z"/>
          <w:sz w:val="24"/>
        </w:rPr>
      </w:pPr>
      <w:ins w:id="20" w:author="BAJEUX Emma" w:date="2024-05-24T09:18:00Z">
        <w:r w:rsidRPr="0063415D">
          <w:rPr>
            <w:sz w:val="24"/>
          </w:rPr>
          <w:t>Evaluation des</w:t>
        </w:r>
      </w:ins>
      <w:ins w:id="21" w:author="BAJEUX Emma" w:date="2024-05-24T09:19:00Z">
        <w:r w:rsidRPr="0063415D">
          <w:rPr>
            <w:sz w:val="24"/>
          </w:rPr>
          <w:t xml:space="preserve"> performances diagnostiques d’une combinaison de tests de l’ULNT vs gold standard</w:t>
        </w:r>
      </w:ins>
    </w:p>
    <w:p w14:paraId="7DDF6154" w14:textId="60BDF1A7" w:rsidR="001F516A" w:rsidRPr="0063415D" w:rsidRDefault="001F516A" w:rsidP="0063415D">
      <w:pPr>
        <w:pStyle w:val="Paragraphedeliste"/>
        <w:spacing w:before="17" w:line="247" w:lineRule="auto"/>
        <w:ind w:left="1620" w:right="1766" w:firstLine="0"/>
        <w:rPr>
          <w:ins w:id="22" w:author="BAJEUX Emma" w:date="2024-05-24T09:17:00Z"/>
          <w:sz w:val="24"/>
        </w:rPr>
      </w:pPr>
      <w:ins w:id="23" w:author="BAJEUX Emma" w:date="2024-05-24T09:19:00Z">
        <w:r w:rsidRPr="0063415D">
          <w:rPr>
            <w:sz w:val="24"/>
          </w:rPr>
          <w:t>NB : Aucune donnée dans la littérature ni hypothèse clinique pouvant indiquer qu</w:t>
        </w:r>
      </w:ins>
      <w:ins w:id="24" w:author="BAJEUX Emma" w:date="2024-05-24T09:20:00Z">
        <w:r w:rsidRPr="0063415D">
          <w:rPr>
            <w:sz w:val="24"/>
          </w:rPr>
          <w:t>’une combinaison de tests est plus performante qu’une autre a priori. Il s’agit donc d’un travail exploratoire</w:t>
        </w:r>
      </w:ins>
      <w:ins w:id="25" w:author="BAJEUX Emma" w:date="2024-05-27T11:03:00Z">
        <w:r w:rsidR="0063415D">
          <w:rPr>
            <w:sz w:val="24"/>
          </w:rPr>
          <w:t xml:space="preserve"> pour lequel </w:t>
        </w:r>
        <w:commentRangeStart w:id="26"/>
        <w:r w:rsidR="0063415D">
          <w:rPr>
            <w:sz w:val="24"/>
          </w:rPr>
          <w:t>toutes les combinaisons seront testées</w:t>
        </w:r>
        <w:commentRangeEnd w:id="26"/>
        <w:r w:rsidR="0063415D">
          <w:rPr>
            <w:rStyle w:val="Marquedecommentaire"/>
          </w:rPr>
          <w:commentReference w:id="26"/>
        </w:r>
      </w:ins>
      <w:ins w:id="27" w:author="BAJEUX Emma" w:date="2024-05-24T09:20:00Z">
        <w:r w:rsidRPr="0063415D">
          <w:rPr>
            <w:sz w:val="24"/>
          </w:rPr>
          <w:t xml:space="preserve">. </w:t>
        </w:r>
      </w:ins>
    </w:p>
    <w:p w14:paraId="7DA5D464" w14:textId="77777777" w:rsidR="001F516A" w:rsidRPr="0063415D" w:rsidRDefault="001F516A">
      <w:pPr>
        <w:pStyle w:val="Corpsdetexte"/>
        <w:spacing w:before="18"/>
        <w:ind w:left="1260"/>
        <w:rPr>
          <w:ins w:id="28" w:author="BAJEUX Emma" w:date="2024-05-24T09:26:00Z"/>
          <w:rFonts w:ascii="Arial" w:hAnsi="Arial" w:cs="Arial"/>
          <w:sz w:val="24"/>
          <w:szCs w:val="24"/>
        </w:rPr>
      </w:pPr>
    </w:p>
    <w:p w14:paraId="5DD1EA5A" w14:textId="77777777" w:rsidR="003F48A0" w:rsidRPr="0063415D" w:rsidRDefault="003F48A0">
      <w:pPr>
        <w:pStyle w:val="Corpsdetexte"/>
        <w:spacing w:before="18"/>
        <w:ind w:left="1260"/>
        <w:rPr>
          <w:rFonts w:ascii="Arial" w:hAnsi="Arial" w:cs="Arial"/>
          <w:sz w:val="24"/>
          <w:szCs w:val="24"/>
        </w:rPr>
      </w:pPr>
    </w:p>
    <w:p w14:paraId="5918596F" w14:textId="77777777" w:rsidR="008B767B" w:rsidRPr="0063415D" w:rsidRDefault="008B767B">
      <w:pPr>
        <w:pStyle w:val="Corpsdetexte"/>
        <w:rPr>
          <w:rFonts w:ascii="Arial" w:hAnsi="Arial" w:cs="Arial"/>
          <w:sz w:val="24"/>
          <w:szCs w:val="24"/>
        </w:rPr>
      </w:pPr>
    </w:p>
    <w:p w14:paraId="162BCFE4" w14:textId="77777777" w:rsidR="008B767B" w:rsidRPr="0063415D" w:rsidRDefault="004D1966">
      <w:pPr>
        <w:pStyle w:val="Titre3"/>
        <w:rPr>
          <w:sz w:val="24"/>
          <w:szCs w:val="24"/>
        </w:rPr>
      </w:pPr>
      <w:r w:rsidRPr="0063415D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486960128" behindDoc="1" locked="0" layoutInCell="1" allowOverlap="1" wp14:anchorId="04A0B77E" wp14:editId="24AC18F1">
                <wp:simplePos x="0" y="0"/>
                <wp:positionH relativeFrom="page">
                  <wp:posOffset>2089785</wp:posOffset>
                </wp:positionH>
                <wp:positionV relativeFrom="paragraph">
                  <wp:posOffset>-3810</wp:posOffset>
                </wp:positionV>
                <wp:extent cx="517525" cy="168275"/>
                <wp:effectExtent l="0" t="0" r="0" b="0"/>
                <wp:wrapNone/>
                <wp:docPr id="2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525" cy="168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0F35D7" id="Rectangle 13" o:spid="_x0000_s1026" style="position:absolute;margin-left:164.55pt;margin-top:-.3pt;width:40.75pt;height:13.25pt;z-index:-16356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" fillcolor="yellow" stroked="f">
                <w10:wrap anchorx="page"/>
              </v:rect>
            </w:pict>
          </mc:Fallback>
        </mc:AlternateContent>
      </w:r>
      <w:r w:rsidR="00E13715" w:rsidRPr="0063415D">
        <w:rPr>
          <w:w w:val="80"/>
          <w:sz w:val="24"/>
          <w:szCs w:val="24"/>
        </w:rPr>
        <w:t>Critères</w:t>
      </w:r>
      <w:r w:rsidR="00E13715" w:rsidRPr="0063415D">
        <w:rPr>
          <w:spacing w:val="13"/>
          <w:w w:val="80"/>
          <w:sz w:val="24"/>
          <w:szCs w:val="24"/>
        </w:rPr>
        <w:t xml:space="preserve"> </w:t>
      </w:r>
      <w:r w:rsidR="00E13715" w:rsidRPr="0063415D">
        <w:rPr>
          <w:w w:val="80"/>
          <w:sz w:val="24"/>
          <w:szCs w:val="24"/>
        </w:rPr>
        <w:t>de</w:t>
      </w:r>
      <w:r w:rsidR="00E13715" w:rsidRPr="0063415D">
        <w:rPr>
          <w:spacing w:val="14"/>
          <w:w w:val="80"/>
          <w:sz w:val="24"/>
          <w:szCs w:val="24"/>
        </w:rPr>
        <w:t xml:space="preserve"> </w:t>
      </w:r>
      <w:r w:rsidR="00E13715" w:rsidRPr="0063415D">
        <w:rPr>
          <w:w w:val="80"/>
          <w:sz w:val="24"/>
          <w:szCs w:val="24"/>
        </w:rPr>
        <w:t>jugement</w:t>
      </w:r>
      <w:r w:rsidR="00E13715" w:rsidRPr="0063415D">
        <w:rPr>
          <w:spacing w:val="14"/>
          <w:w w:val="80"/>
          <w:sz w:val="24"/>
          <w:szCs w:val="24"/>
        </w:rPr>
        <w:t xml:space="preserve"> </w:t>
      </w:r>
      <w:r w:rsidR="00E13715" w:rsidRPr="0063415D">
        <w:rPr>
          <w:w w:val="80"/>
          <w:sz w:val="24"/>
          <w:szCs w:val="24"/>
        </w:rPr>
        <w:t>associés</w:t>
      </w:r>
      <w:r w:rsidR="00E13715" w:rsidRPr="0063415D">
        <w:rPr>
          <w:spacing w:val="14"/>
          <w:w w:val="80"/>
          <w:sz w:val="24"/>
          <w:szCs w:val="24"/>
        </w:rPr>
        <w:t xml:space="preserve"> </w:t>
      </w:r>
      <w:r w:rsidR="00E13715" w:rsidRPr="0063415D">
        <w:rPr>
          <w:w w:val="80"/>
          <w:sz w:val="24"/>
          <w:szCs w:val="24"/>
        </w:rPr>
        <w:t>:</w:t>
      </w:r>
    </w:p>
    <w:p w14:paraId="29D32C21" w14:textId="77777777" w:rsidR="001F516A" w:rsidRPr="0063415D" w:rsidRDefault="001F516A" w:rsidP="0063415D">
      <w:pPr>
        <w:pStyle w:val="Paragraphedeliste"/>
        <w:numPr>
          <w:ilvl w:val="0"/>
          <w:numId w:val="10"/>
        </w:numPr>
        <w:spacing w:before="17" w:line="247" w:lineRule="auto"/>
        <w:ind w:right="1766"/>
        <w:rPr>
          <w:ins w:id="29" w:author="BAJEUX Emma" w:date="2024-05-24T09:22:00Z"/>
          <w:sz w:val="24"/>
        </w:rPr>
      </w:pPr>
      <w:ins w:id="30" w:author="BAJEUX Emma" w:date="2024-05-24T09:21:00Z">
        <w:r w:rsidRPr="0063415D">
          <w:rPr>
            <w:sz w:val="24"/>
          </w:rPr>
          <w:t xml:space="preserve">Sensibilité, spécificité, </w:t>
        </w:r>
      </w:ins>
      <w:ins w:id="31" w:author="BAJEUX Emma" w:date="2024-05-24T09:22:00Z">
        <w:r w:rsidRPr="0063415D">
          <w:rPr>
            <w:sz w:val="24"/>
          </w:rPr>
          <w:t>VPP, VPN, RVP et RVN</w:t>
        </w:r>
      </w:ins>
      <w:ins w:id="32" w:author="BAJEUX Emma" w:date="2024-05-24T09:21:00Z">
        <w:r w:rsidRPr="0063415D">
          <w:rPr>
            <w:sz w:val="24"/>
          </w:rPr>
          <w:t xml:space="preserve"> des tests </w:t>
        </w:r>
      </w:ins>
      <w:ins w:id="33" w:author="BAJEUX Emma" w:date="2024-05-24T09:22:00Z">
        <w:r w:rsidRPr="0063415D">
          <w:rPr>
            <w:sz w:val="24"/>
          </w:rPr>
          <w:t>X, X et X (les autres) de l’ULNT vs gold standard</w:t>
        </w:r>
      </w:ins>
    </w:p>
    <w:p w14:paraId="2550C0B6" w14:textId="77777777" w:rsidR="001F516A" w:rsidRPr="0063415D" w:rsidRDefault="001F516A" w:rsidP="0063415D">
      <w:pPr>
        <w:pStyle w:val="Paragraphedeliste"/>
        <w:numPr>
          <w:ilvl w:val="0"/>
          <w:numId w:val="10"/>
        </w:numPr>
        <w:spacing w:before="17" w:line="247" w:lineRule="auto"/>
        <w:ind w:right="1766"/>
        <w:rPr>
          <w:ins w:id="34" w:author="BAJEUX Emma" w:date="2024-05-24T09:21:00Z"/>
          <w:sz w:val="24"/>
        </w:rPr>
      </w:pPr>
      <w:ins w:id="35" w:author="BAJEUX Emma" w:date="2024-05-24T09:22:00Z">
        <w:r w:rsidRPr="0063415D">
          <w:rPr>
            <w:sz w:val="24"/>
          </w:rPr>
          <w:t xml:space="preserve">Sensibilité, spécificité, VPP, VPN, RVP et RVN </w:t>
        </w:r>
      </w:ins>
      <w:ins w:id="36" w:author="BAJEUX Emma" w:date="2024-05-24T09:23:00Z">
        <w:r w:rsidRPr="0063415D">
          <w:rPr>
            <w:sz w:val="24"/>
          </w:rPr>
          <w:t>du Scratch collapse test</w:t>
        </w:r>
      </w:ins>
      <w:ins w:id="37" w:author="BAJEUX Emma" w:date="2024-05-24T09:22:00Z">
        <w:r w:rsidRPr="0063415D">
          <w:rPr>
            <w:sz w:val="24"/>
          </w:rPr>
          <w:t xml:space="preserve"> vs gold standard</w:t>
        </w:r>
      </w:ins>
    </w:p>
    <w:p w14:paraId="25FDCDFA" w14:textId="77777777" w:rsidR="008B767B" w:rsidRPr="0063415D" w:rsidRDefault="00E13715" w:rsidP="0063415D">
      <w:pPr>
        <w:pStyle w:val="Paragraphedeliste"/>
        <w:numPr>
          <w:ilvl w:val="0"/>
          <w:numId w:val="10"/>
        </w:numPr>
        <w:spacing w:before="17" w:line="247" w:lineRule="auto"/>
        <w:ind w:right="1766"/>
        <w:rPr>
          <w:ins w:id="38" w:author="BAJEUX Emma" w:date="2024-05-24T09:17:00Z"/>
          <w:sz w:val="24"/>
        </w:rPr>
      </w:pPr>
      <w:del w:id="39" w:author="BAJEUX Emma" w:date="2024-05-24T09:23:00Z">
        <w:r w:rsidRPr="0063415D" w:rsidDel="001F516A">
          <w:rPr>
            <w:sz w:val="24"/>
          </w:rPr>
          <w:delText>Evaluation de la r</w:delText>
        </w:r>
        <w:r w:rsidRPr="0063415D" w:rsidDel="003F48A0">
          <w:rPr>
            <w:sz w:val="24"/>
          </w:rPr>
          <w:delText>eproductibilité</w:delText>
        </w:r>
      </w:del>
      <w:ins w:id="40" w:author="BAJEUX Emma" w:date="2024-05-24T09:23:00Z">
        <w:r w:rsidR="003F48A0" w:rsidRPr="0063415D">
          <w:rPr>
            <w:sz w:val="24"/>
          </w:rPr>
          <w:t>Concordance</w:t>
        </w:r>
      </w:ins>
      <w:r w:rsidRPr="0063415D">
        <w:rPr>
          <w:sz w:val="24"/>
        </w:rPr>
        <w:t xml:space="preserve"> inter </w:t>
      </w:r>
      <w:del w:id="41" w:author="BAJEUX Emma" w:date="2024-05-24T09:16:00Z">
        <w:r w:rsidRPr="0063415D" w:rsidDel="001F516A">
          <w:rPr>
            <w:sz w:val="24"/>
          </w:rPr>
          <w:delText xml:space="preserve">et intra </w:delText>
        </w:r>
      </w:del>
      <w:r w:rsidRPr="0063415D">
        <w:rPr>
          <w:sz w:val="24"/>
        </w:rPr>
        <w:t xml:space="preserve">observateurs </w:t>
      </w:r>
      <w:ins w:id="42" w:author="BAJEUX Emma" w:date="2024-05-24T09:23:00Z">
        <w:r w:rsidR="003F48A0" w:rsidRPr="0063415D">
          <w:rPr>
            <w:sz w:val="24"/>
          </w:rPr>
          <w:t xml:space="preserve">de chacun des 5 tests </w:t>
        </w:r>
      </w:ins>
      <w:r w:rsidRPr="0063415D">
        <w:rPr>
          <w:sz w:val="24"/>
        </w:rPr>
        <w:t>avec le coefficient Kappa</w:t>
      </w:r>
    </w:p>
    <w:p w14:paraId="14D3AAB8" w14:textId="77777777" w:rsidR="001F516A" w:rsidRPr="0063415D" w:rsidRDefault="003F48A0" w:rsidP="0063415D">
      <w:pPr>
        <w:pStyle w:val="Paragraphedeliste"/>
        <w:numPr>
          <w:ilvl w:val="0"/>
          <w:numId w:val="10"/>
        </w:numPr>
        <w:spacing w:before="17" w:line="247" w:lineRule="auto"/>
        <w:ind w:right="1766"/>
        <w:rPr>
          <w:sz w:val="24"/>
        </w:rPr>
      </w:pPr>
      <w:ins w:id="43" w:author="BAJEUX Emma" w:date="2024-05-24T09:23:00Z">
        <w:r w:rsidRPr="0063415D">
          <w:rPr>
            <w:sz w:val="24"/>
          </w:rPr>
          <w:t xml:space="preserve">Sensibilité, spécificité, VPP, VPN, RVP et RVN </w:t>
        </w:r>
      </w:ins>
      <w:ins w:id="44" w:author="BAJEUX Emma" w:date="2024-05-24T09:24:00Z">
        <w:r w:rsidRPr="0063415D">
          <w:rPr>
            <w:sz w:val="24"/>
          </w:rPr>
          <w:t>d’une combinaison de tests de l’ULNT vs gold standard</w:t>
        </w:r>
      </w:ins>
    </w:p>
    <w:p w14:paraId="1748FF7B" w14:textId="77777777" w:rsidR="008B767B" w:rsidRDefault="008B767B">
      <w:pPr>
        <w:pStyle w:val="Corpsdetexte"/>
        <w:rPr>
          <w:sz w:val="24"/>
        </w:rPr>
      </w:pPr>
    </w:p>
    <w:p w14:paraId="667DD2B8" w14:textId="77777777" w:rsidR="008B767B" w:rsidRDefault="008B767B">
      <w:pPr>
        <w:pStyle w:val="Corpsdetexte"/>
        <w:rPr>
          <w:sz w:val="24"/>
        </w:rPr>
      </w:pPr>
    </w:p>
    <w:p w14:paraId="0409D02A" w14:textId="77777777" w:rsidR="008B767B" w:rsidRDefault="00E13715">
      <w:pPr>
        <w:pStyle w:val="Titre2"/>
        <w:spacing w:before="173"/>
      </w:pPr>
      <w:r>
        <w:rPr>
          <w:w w:val="80"/>
        </w:rPr>
        <w:t>METHODOLOGIE</w:t>
      </w:r>
      <w:r>
        <w:rPr>
          <w:spacing w:val="19"/>
          <w:w w:val="80"/>
        </w:rPr>
        <w:t xml:space="preserve"> </w:t>
      </w:r>
      <w:r>
        <w:rPr>
          <w:w w:val="80"/>
        </w:rPr>
        <w:t>DE</w:t>
      </w:r>
      <w:r>
        <w:rPr>
          <w:spacing w:val="20"/>
          <w:w w:val="80"/>
        </w:rPr>
        <w:t xml:space="preserve"> </w:t>
      </w:r>
      <w:r>
        <w:rPr>
          <w:w w:val="80"/>
        </w:rPr>
        <w:t>LA</w:t>
      </w:r>
      <w:r>
        <w:rPr>
          <w:spacing w:val="20"/>
          <w:w w:val="80"/>
        </w:rPr>
        <w:t xml:space="preserve"> </w:t>
      </w:r>
      <w:r>
        <w:rPr>
          <w:w w:val="80"/>
        </w:rPr>
        <w:t>RECHERCHE</w:t>
      </w:r>
    </w:p>
    <w:p w14:paraId="07837D47" w14:textId="77777777" w:rsidR="008B767B" w:rsidRDefault="00E13715">
      <w:pPr>
        <w:spacing w:before="6"/>
        <w:ind w:left="1260"/>
        <w:rPr>
          <w:ins w:id="45" w:author="BAJEUX Emma" w:date="2024-05-24T09:25:00Z"/>
          <w:sz w:val="24"/>
        </w:rPr>
      </w:pPr>
      <w:r>
        <w:rPr>
          <w:sz w:val="24"/>
        </w:rPr>
        <w:t>Il s’agit d’une cohorte pour une étude diagnostique non interventionnelle</w:t>
      </w:r>
    </w:p>
    <w:p w14:paraId="5A69D21A" w14:textId="77777777" w:rsidR="003F48A0" w:rsidRDefault="003F48A0">
      <w:pPr>
        <w:spacing w:before="6"/>
        <w:ind w:left="1260"/>
        <w:rPr>
          <w:ins w:id="46" w:author="BAJEUX Emma" w:date="2024-05-24T09:26:00Z"/>
          <w:sz w:val="24"/>
        </w:rPr>
      </w:pPr>
    </w:p>
    <w:p w14:paraId="312705B4" w14:textId="5E91660B" w:rsidR="00E4086D" w:rsidRDefault="003F48A0">
      <w:pPr>
        <w:spacing w:before="6"/>
        <w:ind w:left="1260"/>
        <w:rPr>
          <w:ins w:id="47" w:author="BAJEUX Emma" w:date="2024-05-24T10:46:00Z"/>
          <w:sz w:val="24"/>
        </w:rPr>
      </w:pPr>
      <w:commentRangeStart w:id="48"/>
      <w:ins w:id="49" w:author="BAJEUX Emma" w:date="2024-05-24T09:26:00Z">
        <w:r>
          <w:rPr>
            <w:sz w:val="24"/>
          </w:rPr>
          <w:t xml:space="preserve">Gold standard </w:t>
        </w:r>
      </w:ins>
      <w:ins w:id="50" w:author="BAJEUX Emma" w:date="2024-05-24T10:37:00Z">
        <w:r w:rsidR="00E4086D">
          <w:rPr>
            <w:sz w:val="24"/>
          </w:rPr>
          <w:t xml:space="preserve">1 </w:t>
        </w:r>
      </w:ins>
      <w:ins w:id="51" w:author="BAJEUX Emma" w:date="2024-05-24T09:26:00Z">
        <w:r>
          <w:rPr>
            <w:sz w:val="24"/>
          </w:rPr>
          <w:t>défini</w:t>
        </w:r>
      </w:ins>
      <w:ins w:id="52" w:author="BAJEUX Emma" w:date="2024-05-24T10:37:00Z">
        <w:r w:rsidR="00E4086D">
          <w:rPr>
            <w:sz w:val="24"/>
          </w:rPr>
          <w:t xml:space="preserve"> comme</w:t>
        </w:r>
      </w:ins>
      <w:ins w:id="53" w:author="BAJEUX Emma" w:date="2024-05-24T09:26:00Z">
        <w:r>
          <w:rPr>
            <w:sz w:val="24"/>
          </w:rPr>
          <w:t xml:space="preserve"> =</w:t>
        </w:r>
      </w:ins>
      <w:ins w:id="54" w:author="BAJEUX Emma" w:date="2024-05-24T10:42:00Z">
        <w:r w:rsidR="00E4086D">
          <w:rPr>
            <w:sz w:val="24"/>
          </w:rPr>
          <w:t xml:space="preserve"> </w:t>
        </w:r>
      </w:ins>
      <w:ins w:id="55" w:author="BAJEUX Emma" w:date="2024-05-24T10:45:00Z">
        <w:r w:rsidR="00E4086D">
          <w:rPr>
            <w:sz w:val="24"/>
          </w:rPr>
          <w:t xml:space="preserve">diagnostic </w:t>
        </w:r>
        <w:proofErr w:type="spellStart"/>
        <w:r w:rsidR="00E4086D">
          <w:rPr>
            <w:sz w:val="24"/>
          </w:rPr>
          <w:t>clinico</w:t>
        </w:r>
        <w:proofErr w:type="spellEnd"/>
        <w:r w:rsidR="00E4086D">
          <w:rPr>
            <w:sz w:val="24"/>
          </w:rPr>
          <w:t xml:space="preserve">-radiologique d’une névralgie cervico-brachiale par le </w:t>
        </w:r>
        <w:proofErr w:type="spellStart"/>
        <w:r w:rsidR="00E4086D">
          <w:rPr>
            <w:sz w:val="24"/>
          </w:rPr>
          <w:t>chir</w:t>
        </w:r>
        <w:proofErr w:type="spellEnd"/>
        <w:r w:rsidR="00E4086D">
          <w:rPr>
            <w:sz w:val="24"/>
          </w:rPr>
          <w:t xml:space="preserve"> ortho</w:t>
        </w:r>
      </w:ins>
      <w:ins w:id="56" w:author="BAJEUX Emma" w:date="2024-05-24T10:46:00Z">
        <w:r w:rsidR="00E4086D">
          <w:rPr>
            <w:sz w:val="24"/>
          </w:rPr>
          <w:t xml:space="preserve"> établi par consensus entre 2 </w:t>
        </w:r>
        <w:proofErr w:type="spellStart"/>
        <w:r w:rsidR="00E4086D">
          <w:rPr>
            <w:sz w:val="24"/>
          </w:rPr>
          <w:t>chir</w:t>
        </w:r>
        <w:proofErr w:type="spellEnd"/>
        <w:r w:rsidR="00E4086D">
          <w:rPr>
            <w:sz w:val="24"/>
          </w:rPr>
          <w:t xml:space="preserve"> ortho sénior.</w:t>
        </w:r>
      </w:ins>
      <w:commentRangeEnd w:id="48"/>
      <w:ins w:id="57" w:author="BAJEUX Emma" w:date="2024-05-27T11:08:00Z">
        <w:r w:rsidR="0063415D">
          <w:rPr>
            <w:rStyle w:val="Marquedecommentaire"/>
          </w:rPr>
          <w:commentReference w:id="48"/>
        </w:r>
      </w:ins>
    </w:p>
    <w:p w14:paraId="2B392EF6" w14:textId="6BBF7FFE" w:rsidR="00E4086D" w:rsidRDefault="00E4086D">
      <w:pPr>
        <w:spacing w:before="6"/>
        <w:ind w:left="1260"/>
        <w:rPr>
          <w:ins w:id="58" w:author="BAJEUX Emma" w:date="2024-05-24T10:48:00Z"/>
          <w:sz w:val="24"/>
        </w:rPr>
      </w:pPr>
      <w:ins w:id="59" w:author="BAJEUX Emma" w:date="2024-05-24T10:46:00Z">
        <w:r>
          <w:rPr>
            <w:sz w:val="24"/>
          </w:rPr>
          <w:t xml:space="preserve">Le diagnostic du premier chirurgien sera celui posé au décours de la consultation. </w:t>
        </w:r>
      </w:ins>
      <w:ins w:id="60" w:author="BAJEUX Emma" w:date="2024-05-24T10:47:00Z">
        <w:r>
          <w:rPr>
            <w:sz w:val="24"/>
          </w:rPr>
          <w:t>Le deuxième chirurgien posera ou non le diagnostic de façon rétrospective</w:t>
        </w:r>
        <w:r w:rsidR="00E22ABA">
          <w:rPr>
            <w:sz w:val="24"/>
          </w:rPr>
          <w:t xml:space="preserve"> </w:t>
        </w:r>
      </w:ins>
      <w:ins w:id="61" w:author="BAJEUX Emma" w:date="2024-05-24T10:48:00Z">
        <w:r w:rsidR="00E22ABA">
          <w:rPr>
            <w:sz w:val="24"/>
          </w:rPr>
          <w:t>au regard des données cliniques issues du dossier patient et de l’IRM, en aveugle du diagnostic du premier chirurgien</w:t>
        </w:r>
      </w:ins>
      <w:ins w:id="62" w:author="BAJEUX Emma" w:date="2024-05-24T10:49:00Z">
        <w:r w:rsidR="00E22ABA">
          <w:rPr>
            <w:sz w:val="24"/>
          </w:rPr>
          <w:t>.</w:t>
        </w:r>
      </w:ins>
    </w:p>
    <w:p w14:paraId="5A22EF10" w14:textId="4B55F840" w:rsidR="00E22ABA" w:rsidRDefault="00E22ABA">
      <w:pPr>
        <w:spacing w:before="6"/>
        <w:ind w:left="1260"/>
        <w:rPr>
          <w:ins w:id="63" w:author="BAJEUX Emma" w:date="2024-05-24T10:45:00Z"/>
          <w:sz w:val="24"/>
        </w:rPr>
      </w:pPr>
      <w:ins w:id="64" w:author="BAJEUX Emma" w:date="2024-05-24T10:48:00Z">
        <w:r>
          <w:rPr>
            <w:sz w:val="24"/>
          </w:rPr>
          <w:t>En cas de di</w:t>
        </w:r>
      </w:ins>
      <w:ins w:id="65" w:author="BAJEUX Emma" w:date="2024-05-24T10:49:00Z">
        <w:r>
          <w:rPr>
            <w:sz w:val="24"/>
          </w:rPr>
          <w:t>scordance entre les deux évaluations, une délibération aura lieu entre les deux chirurgiens jusqu</w:t>
        </w:r>
      </w:ins>
      <w:ins w:id="66" w:author="BAJEUX Emma" w:date="2024-05-24T10:50:00Z">
        <w:r>
          <w:rPr>
            <w:sz w:val="24"/>
          </w:rPr>
          <w:t xml:space="preserve">’à obtention d’un </w:t>
        </w:r>
        <w:commentRangeStart w:id="67"/>
        <w:r>
          <w:rPr>
            <w:sz w:val="24"/>
          </w:rPr>
          <w:t>consensus.</w:t>
        </w:r>
      </w:ins>
      <w:commentRangeEnd w:id="67"/>
      <w:ins w:id="68" w:author="BAJEUX Emma" w:date="2024-05-27T11:15:00Z">
        <w:r w:rsidR="00327D9A">
          <w:rPr>
            <w:rStyle w:val="Marquedecommentaire"/>
          </w:rPr>
          <w:commentReference w:id="67"/>
        </w:r>
      </w:ins>
    </w:p>
    <w:p w14:paraId="6EB30ACD" w14:textId="79860C8B" w:rsidR="00E4086D" w:rsidRDefault="00E4086D" w:rsidP="00E4086D">
      <w:pPr>
        <w:spacing w:before="6"/>
        <w:rPr>
          <w:ins w:id="69" w:author="BAJEUX Emma" w:date="2024-05-24T10:37:00Z"/>
          <w:sz w:val="24"/>
        </w:rPr>
      </w:pPr>
    </w:p>
    <w:p w14:paraId="28AE09F6" w14:textId="6FF688D9" w:rsidR="003F48A0" w:rsidRDefault="00E4086D">
      <w:pPr>
        <w:spacing w:before="6"/>
        <w:ind w:left="1260"/>
        <w:rPr>
          <w:sz w:val="24"/>
        </w:rPr>
      </w:pPr>
      <w:commentRangeStart w:id="70"/>
      <w:ins w:id="71" w:author="BAJEUX Emma" w:date="2024-05-24T10:37:00Z">
        <w:r>
          <w:rPr>
            <w:sz w:val="24"/>
          </w:rPr>
          <w:t xml:space="preserve">Gold standard 2 défini comme </w:t>
        </w:r>
      </w:ins>
      <w:commentRangeEnd w:id="70"/>
      <w:ins w:id="72" w:author="BAJEUX Emma" w:date="2024-05-27T11:04:00Z">
        <w:r w:rsidR="0063415D">
          <w:rPr>
            <w:rStyle w:val="Marquedecommentaire"/>
          </w:rPr>
          <w:commentReference w:id="70"/>
        </w:r>
      </w:ins>
      <w:ins w:id="73" w:author="BAJEUX Emma" w:date="2024-05-24T10:37:00Z">
        <w:r>
          <w:rPr>
            <w:sz w:val="24"/>
          </w:rPr>
          <w:t xml:space="preserve">= </w:t>
        </w:r>
      </w:ins>
      <w:ins w:id="74" w:author="BAJEUX Emma" w:date="2024-05-24T10:40:00Z">
        <w:r>
          <w:rPr>
            <w:sz w:val="24"/>
          </w:rPr>
          <w:t xml:space="preserve">diagnostic </w:t>
        </w:r>
        <w:proofErr w:type="spellStart"/>
        <w:r>
          <w:rPr>
            <w:sz w:val="24"/>
          </w:rPr>
          <w:t>clinico</w:t>
        </w:r>
        <w:proofErr w:type="spellEnd"/>
        <w:r>
          <w:rPr>
            <w:sz w:val="24"/>
          </w:rPr>
          <w:t xml:space="preserve">-radiologique d’une névralgie cervico-brachiale par le </w:t>
        </w:r>
        <w:proofErr w:type="spellStart"/>
        <w:r>
          <w:rPr>
            <w:sz w:val="24"/>
          </w:rPr>
          <w:t>chir</w:t>
        </w:r>
        <w:proofErr w:type="spellEnd"/>
        <w:r>
          <w:rPr>
            <w:sz w:val="24"/>
          </w:rPr>
          <w:t xml:space="preserve"> ortho confirmée par une évolution favorable </w:t>
        </w:r>
      </w:ins>
      <w:ins w:id="75" w:author="BAJEUX Emma" w:date="2024-05-24T10:42:00Z">
        <w:r>
          <w:rPr>
            <w:sz w:val="24"/>
          </w:rPr>
          <w:t>après infiltration et/ou geste chirurgical</w:t>
        </w:r>
      </w:ins>
      <w:ins w:id="76" w:author="BAJEUX Emma" w:date="2024-05-24T10:40:00Z">
        <w:r>
          <w:rPr>
            <w:sz w:val="24"/>
          </w:rPr>
          <w:t xml:space="preserve"> </w:t>
        </w:r>
      </w:ins>
    </w:p>
    <w:p w14:paraId="37C0E607" w14:textId="1279DC86" w:rsidR="008B767B" w:rsidRDefault="008B767B">
      <w:pPr>
        <w:rPr>
          <w:ins w:id="77" w:author="BAJEUX Emma" w:date="2024-05-24T10:38:00Z"/>
          <w:sz w:val="24"/>
        </w:rPr>
      </w:pPr>
    </w:p>
    <w:p w14:paraId="680DACA9" w14:textId="6FA5C122" w:rsidR="00E4086D" w:rsidRDefault="00E4086D">
      <w:pPr>
        <w:rPr>
          <w:ins w:id="78" w:author="BAJEUX Emma" w:date="2024-05-24T10:38:00Z"/>
          <w:sz w:val="24"/>
        </w:rPr>
      </w:pPr>
    </w:p>
    <w:p w14:paraId="44EF2B37" w14:textId="7EC8E542" w:rsidR="00E4086D" w:rsidRDefault="00E4086D" w:rsidP="00186F03">
      <w:pPr>
        <w:ind w:left="1276"/>
        <w:rPr>
          <w:ins w:id="79" w:author="BAJEUX Emma" w:date="2024-05-24T10:50:00Z"/>
          <w:sz w:val="24"/>
        </w:rPr>
      </w:pPr>
      <w:ins w:id="80" w:author="BAJEUX Emma" w:date="2024-05-24T10:38:00Z">
        <w:r w:rsidRPr="00E4086D">
          <w:rPr>
            <w:sz w:val="24"/>
          </w:rPr>
          <w:t xml:space="preserve">Tests ULNT </w:t>
        </w:r>
        <w:proofErr w:type="gramStart"/>
        <w:r w:rsidRPr="00E4086D">
          <w:rPr>
            <w:sz w:val="24"/>
          </w:rPr>
          <w:t xml:space="preserve">et  </w:t>
        </w:r>
        <w:proofErr w:type="spellStart"/>
        <w:r w:rsidRPr="00E4086D">
          <w:rPr>
            <w:sz w:val="24"/>
          </w:rPr>
          <w:t>Scartch</w:t>
        </w:r>
        <w:proofErr w:type="spellEnd"/>
        <w:proofErr w:type="gramEnd"/>
        <w:r w:rsidRPr="00E4086D">
          <w:rPr>
            <w:sz w:val="24"/>
          </w:rPr>
          <w:t xml:space="preserve"> Collapse Test</w:t>
        </w:r>
      </w:ins>
      <w:ins w:id="81" w:author="BAJEUX Emma" w:date="2024-05-24T10:39:00Z">
        <w:r w:rsidRPr="00E4086D">
          <w:rPr>
            <w:sz w:val="24"/>
          </w:rPr>
          <w:t xml:space="preserve"> standardisés selon technique décrite dans réf </w:t>
        </w:r>
        <w:r>
          <w:rPr>
            <w:sz w:val="24"/>
          </w:rPr>
          <w:t>XX</w:t>
        </w:r>
      </w:ins>
      <w:ins w:id="82" w:author="BAJEUX Emma" w:date="2024-05-27T11:09:00Z">
        <w:r w:rsidR="0063415D">
          <w:rPr>
            <w:sz w:val="24"/>
          </w:rPr>
          <w:t>…</w:t>
        </w:r>
      </w:ins>
    </w:p>
    <w:p w14:paraId="729E94AC" w14:textId="48BA72B6" w:rsidR="00E22ABA" w:rsidRDefault="00E22ABA" w:rsidP="00186F03">
      <w:pPr>
        <w:ind w:left="1276"/>
        <w:rPr>
          <w:ins w:id="83" w:author="BAJEUX Emma" w:date="2024-05-24T10:50:00Z"/>
          <w:sz w:val="24"/>
        </w:rPr>
      </w:pPr>
    </w:p>
    <w:p w14:paraId="33CF7D12" w14:textId="3481F3F2" w:rsidR="00186F03" w:rsidRDefault="00E22ABA" w:rsidP="00186F03">
      <w:pPr>
        <w:ind w:left="1276"/>
        <w:rPr>
          <w:sz w:val="24"/>
        </w:rPr>
      </w:pPr>
      <w:ins w:id="84" w:author="BAJEUX Emma" w:date="2024-05-24T10:50:00Z">
        <w:r>
          <w:rPr>
            <w:sz w:val="24"/>
          </w:rPr>
          <w:t>Les différents chirurgiens bénéficieront d’une courte formation sur la tech</w:t>
        </w:r>
      </w:ins>
      <w:ins w:id="85" w:author="BAJEUX Emma" w:date="2024-05-24T10:51:00Z">
        <w:r>
          <w:rPr>
            <w:sz w:val="24"/>
          </w:rPr>
          <w:t>nique du test par le chirurgien investigateur afin de standardiser les tests.</w:t>
        </w:r>
      </w:ins>
    </w:p>
    <w:p w14:paraId="36C97082" w14:textId="77777777" w:rsidR="00186F03" w:rsidRPr="00186F03" w:rsidRDefault="00186F03" w:rsidP="00186F03">
      <w:pPr>
        <w:rPr>
          <w:sz w:val="24"/>
        </w:rPr>
      </w:pPr>
    </w:p>
    <w:p w14:paraId="4EEFA8E4" w14:textId="68EE0E6E" w:rsidR="00186F03" w:rsidRDefault="00186F03" w:rsidP="00186F03">
      <w:pPr>
        <w:rPr>
          <w:sz w:val="24"/>
        </w:rPr>
      </w:pPr>
    </w:p>
    <w:p w14:paraId="0FAC7EAF" w14:textId="12917688" w:rsidR="00186F03" w:rsidRDefault="00186F03" w:rsidP="00186F03">
      <w:pPr>
        <w:tabs>
          <w:tab w:val="left" w:pos="4469"/>
        </w:tabs>
        <w:ind w:left="1276"/>
        <w:rPr>
          <w:ins w:id="86" w:author="BAJEUX Emma" w:date="2024-05-24T11:28:00Z"/>
          <w:sz w:val="24"/>
        </w:rPr>
      </w:pPr>
      <w:ins w:id="87" w:author="BAJEUX Emma" w:date="2024-05-24T11:28:00Z">
        <w:r>
          <w:rPr>
            <w:sz w:val="24"/>
          </w:rPr>
          <w:t>Tableau de contingence sur le modèle suivant :</w:t>
        </w:r>
      </w:ins>
    </w:p>
    <w:tbl>
      <w:tblPr>
        <w:tblStyle w:val="Grilledutableau"/>
        <w:tblW w:w="0" w:type="auto"/>
        <w:tblInd w:w="1260" w:type="dxa"/>
        <w:tblLook w:val="04A0" w:firstRow="1" w:lastRow="0" w:firstColumn="1" w:lastColumn="0" w:noHBand="0" w:noVBand="1"/>
      </w:tblPr>
      <w:tblGrid>
        <w:gridCol w:w="2181"/>
        <w:gridCol w:w="2442"/>
        <w:gridCol w:w="2373"/>
        <w:gridCol w:w="2710"/>
      </w:tblGrid>
      <w:tr w:rsidR="00186F03" w:rsidRPr="00186F03" w14:paraId="2EDE338F" w14:textId="77777777" w:rsidTr="00327D9A">
        <w:trPr>
          <w:trHeight w:val="1153"/>
          <w:ins w:id="88" w:author="BAJEUX Emma" w:date="2024-05-24T11:28:00Z"/>
        </w:trPr>
        <w:tc>
          <w:tcPr>
            <w:tcW w:w="2181" w:type="dxa"/>
          </w:tcPr>
          <w:p w14:paraId="4BC58B92" w14:textId="77777777" w:rsidR="00186F03" w:rsidRPr="00186F03" w:rsidRDefault="00186F03" w:rsidP="0063415D">
            <w:pPr>
              <w:spacing w:before="9"/>
              <w:rPr>
                <w:ins w:id="89" w:author="BAJEUX Emma" w:date="2024-05-24T11:28:00Z"/>
                <w:sz w:val="20"/>
              </w:rPr>
            </w:pPr>
          </w:p>
        </w:tc>
        <w:tc>
          <w:tcPr>
            <w:tcW w:w="7525" w:type="dxa"/>
            <w:gridSpan w:val="3"/>
          </w:tcPr>
          <w:p w14:paraId="43EEEAEE" w14:textId="77777777" w:rsidR="002253AE" w:rsidRDefault="00186F03" w:rsidP="0063415D">
            <w:pPr>
              <w:spacing w:before="9"/>
              <w:jc w:val="center"/>
              <w:rPr>
                <w:ins w:id="90" w:author="BAJEUX Emma" w:date="2024-05-24T13:01:00Z"/>
                <w:sz w:val="20"/>
              </w:rPr>
            </w:pPr>
            <w:ins w:id="91" w:author="BAJEUX Emma" w:date="2024-05-24T11:28:00Z">
              <w:r w:rsidRPr="00186F03">
                <w:rPr>
                  <w:sz w:val="20"/>
                </w:rPr>
                <w:t>Gold standard  </w:t>
              </w:r>
            </w:ins>
          </w:p>
          <w:p w14:paraId="2EAAF4E3" w14:textId="49CF3F14" w:rsidR="0063415D" w:rsidRPr="0063415D" w:rsidRDefault="0063415D" w:rsidP="0063415D">
            <w:pPr>
              <w:spacing w:before="6"/>
              <w:jc w:val="center"/>
              <w:rPr>
                <w:ins w:id="92" w:author="BAJEUX Emma" w:date="2024-05-27T11:09:00Z"/>
                <w:sz w:val="20"/>
              </w:rPr>
            </w:pPr>
            <w:ins w:id="93" w:author="BAJEUX Emma" w:date="2024-05-27T11:10:00Z">
              <w:r w:rsidRPr="0063415D">
                <w:rPr>
                  <w:sz w:val="20"/>
                </w:rPr>
                <w:t>D</w:t>
              </w:r>
            </w:ins>
            <w:ins w:id="94" w:author="BAJEUX Emma" w:date="2024-05-27T11:09:00Z">
              <w:r w:rsidRPr="0063415D">
                <w:rPr>
                  <w:sz w:val="20"/>
                </w:rPr>
                <w:t xml:space="preserve">iagnostic </w:t>
              </w:r>
              <w:proofErr w:type="spellStart"/>
              <w:r w:rsidRPr="0063415D">
                <w:rPr>
                  <w:sz w:val="20"/>
                </w:rPr>
                <w:t>clinico</w:t>
              </w:r>
              <w:proofErr w:type="spellEnd"/>
              <w:r w:rsidRPr="0063415D">
                <w:rPr>
                  <w:sz w:val="20"/>
                </w:rPr>
                <w:t xml:space="preserve">-radiologique d’une névralgie cervico-brachiale par le </w:t>
              </w:r>
              <w:proofErr w:type="spellStart"/>
              <w:r w:rsidRPr="0063415D">
                <w:rPr>
                  <w:sz w:val="20"/>
                </w:rPr>
                <w:t>chir</w:t>
              </w:r>
              <w:proofErr w:type="spellEnd"/>
              <w:r w:rsidRPr="0063415D">
                <w:rPr>
                  <w:sz w:val="20"/>
                </w:rPr>
                <w:t xml:space="preserve"> ortho confirmée par une évolution favorable après infiltration et/ou geste chirurgical</w:t>
              </w:r>
            </w:ins>
          </w:p>
          <w:p w14:paraId="6FBC88EF" w14:textId="5ADB6B29" w:rsidR="00186F03" w:rsidRPr="00186F03" w:rsidRDefault="00186F03" w:rsidP="0063415D">
            <w:pPr>
              <w:spacing w:before="9"/>
              <w:jc w:val="center"/>
              <w:rPr>
                <w:ins w:id="95" w:author="BAJEUX Emma" w:date="2024-05-24T11:28:00Z"/>
                <w:sz w:val="20"/>
              </w:rPr>
            </w:pPr>
          </w:p>
        </w:tc>
      </w:tr>
      <w:tr w:rsidR="0063415D" w:rsidRPr="00186F03" w14:paraId="7A41851A" w14:textId="77777777" w:rsidTr="00327D9A">
        <w:trPr>
          <w:trHeight w:val="1136"/>
          <w:ins w:id="96" w:author="BAJEUX Emma" w:date="2024-05-24T11:28:00Z"/>
        </w:trPr>
        <w:tc>
          <w:tcPr>
            <w:tcW w:w="2181" w:type="dxa"/>
          </w:tcPr>
          <w:p w14:paraId="1D6CBCCF" w14:textId="77777777" w:rsidR="0063415D" w:rsidRPr="00186F03" w:rsidRDefault="0063415D" w:rsidP="0063415D">
            <w:pPr>
              <w:spacing w:before="9"/>
              <w:rPr>
                <w:ins w:id="97" w:author="BAJEUX Emma" w:date="2024-05-24T11:28:00Z"/>
                <w:sz w:val="20"/>
              </w:rPr>
            </w:pPr>
          </w:p>
        </w:tc>
        <w:tc>
          <w:tcPr>
            <w:tcW w:w="2442" w:type="dxa"/>
          </w:tcPr>
          <w:p w14:paraId="6F940C17" w14:textId="05F74EA1" w:rsidR="0063415D" w:rsidRPr="00186F03" w:rsidRDefault="00327D9A" w:rsidP="00327D9A">
            <w:pPr>
              <w:spacing w:before="9"/>
              <w:rPr>
                <w:ins w:id="98" w:author="BAJEUX Emma" w:date="2024-05-24T11:28:00Z"/>
                <w:sz w:val="20"/>
              </w:rPr>
            </w:pPr>
            <w:ins w:id="99" w:author="BAJEUX Emma" w:date="2024-05-24T11:28:00Z">
              <w:r>
                <w:rPr>
                  <w:sz w:val="20"/>
                </w:rPr>
                <w:t>Absence</w:t>
              </w:r>
              <w:r w:rsidR="0063415D" w:rsidRPr="00186F03">
                <w:rPr>
                  <w:sz w:val="20"/>
                </w:rPr>
                <w:t xml:space="preserve"> de NCB </w:t>
              </w:r>
            </w:ins>
          </w:p>
        </w:tc>
        <w:tc>
          <w:tcPr>
            <w:tcW w:w="2373" w:type="dxa"/>
          </w:tcPr>
          <w:p w14:paraId="1DA0C5B8" w14:textId="02990028" w:rsidR="0063415D" w:rsidRPr="00186F03" w:rsidRDefault="0063415D" w:rsidP="0063415D">
            <w:pPr>
              <w:spacing w:before="9"/>
              <w:rPr>
                <w:ins w:id="100" w:author="BAJEUX Emma" w:date="2024-05-24T11:28:00Z"/>
                <w:sz w:val="20"/>
              </w:rPr>
            </w:pPr>
            <w:ins w:id="101" w:author="BAJEUX Emma" w:date="2024-05-24T11:28:00Z">
              <w:r w:rsidRPr="00186F03">
                <w:rPr>
                  <w:sz w:val="20"/>
                </w:rPr>
                <w:t>P</w:t>
              </w:r>
              <w:r w:rsidR="00327D9A">
                <w:rPr>
                  <w:sz w:val="20"/>
                </w:rPr>
                <w:t xml:space="preserve">résence </w:t>
              </w:r>
              <w:r w:rsidRPr="00186F03">
                <w:rPr>
                  <w:sz w:val="20"/>
                </w:rPr>
                <w:t xml:space="preserve">de NCB </w:t>
              </w:r>
            </w:ins>
          </w:p>
          <w:p w14:paraId="3BCDE4F5" w14:textId="42A7A80B" w:rsidR="0063415D" w:rsidRPr="00186F03" w:rsidRDefault="0063415D" w:rsidP="0063415D">
            <w:pPr>
              <w:spacing w:before="9"/>
              <w:rPr>
                <w:ins w:id="102" w:author="BAJEUX Emma" w:date="2024-05-24T11:28:00Z"/>
                <w:sz w:val="20"/>
              </w:rPr>
            </w:pPr>
          </w:p>
        </w:tc>
        <w:tc>
          <w:tcPr>
            <w:tcW w:w="2710" w:type="dxa"/>
          </w:tcPr>
          <w:p w14:paraId="64D55EEC" w14:textId="59BF88AF" w:rsidR="0063415D" w:rsidRPr="00186F03" w:rsidRDefault="0063415D" w:rsidP="0063415D">
            <w:pPr>
              <w:spacing w:before="9"/>
              <w:rPr>
                <w:ins w:id="103" w:author="BAJEUX Emma" w:date="2024-05-24T11:28:00Z"/>
                <w:sz w:val="20"/>
              </w:rPr>
            </w:pPr>
            <w:ins w:id="104" w:author="BAJEUX Emma" w:date="2024-05-27T11:10:00Z">
              <w:r w:rsidRPr="00186F03">
                <w:rPr>
                  <w:sz w:val="20"/>
                </w:rPr>
                <w:t>Total</w:t>
              </w:r>
            </w:ins>
          </w:p>
        </w:tc>
      </w:tr>
      <w:tr w:rsidR="0063415D" w:rsidRPr="00186F03" w14:paraId="1E663D7B" w14:textId="77777777" w:rsidTr="00327D9A">
        <w:trPr>
          <w:trHeight w:val="906"/>
          <w:ins w:id="105" w:author="BAJEUX Emma" w:date="2024-05-24T11:28:00Z"/>
        </w:trPr>
        <w:tc>
          <w:tcPr>
            <w:tcW w:w="2181" w:type="dxa"/>
          </w:tcPr>
          <w:p w14:paraId="3E9C33CD" w14:textId="77777777" w:rsidR="0063415D" w:rsidRPr="00186F03" w:rsidRDefault="0063415D" w:rsidP="0063415D">
            <w:pPr>
              <w:spacing w:before="9"/>
              <w:rPr>
                <w:ins w:id="106" w:author="BAJEUX Emma" w:date="2024-05-24T11:28:00Z"/>
                <w:sz w:val="20"/>
              </w:rPr>
            </w:pPr>
            <w:ins w:id="107" w:author="BAJEUX Emma" w:date="2024-05-24T11:28:00Z">
              <w:r w:rsidRPr="00186F03">
                <w:rPr>
                  <w:sz w:val="20"/>
                </w:rPr>
                <w:t>Test ULNT 1 positif</w:t>
              </w:r>
            </w:ins>
          </w:p>
        </w:tc>
        <w:tc>
          <w:tcPr>
            <w:tcW w:w="2442" w:type="dxa"/>
          </w:tcPr>
          <w:p w14:paraId="097C14F8" w14:textId="6250F3DD" w:rsidR="0063415D" w:rsidRPr="00186F03" w:rsidRDefault="0063415D" w:rsidP="0063415D">
            <w:pPr>
              <w:spacing w:before="9"/>
              <w:rPr>
                <w:ins w:id="108" w:author="BAJEUX Emma" w:date="2024-05-24T11:28:00Z"/>
                <w:sz w:val="20"/>
              </w:rPr>
            </w:pPr>
          </w:p>
        </w:tc>
        <w:tc>
          <w:tcPr>
            <w:tcW w:w="2373" w:type="dxa"/>
          </w:tcPr>
          <w:p w14:paraId="783D2B3B" w14:textId="7172F5EA" w:rsidR="0063415D" w:rsidRPr="00186F03" w:rsidRDefault="0063415D" w:rsidP="0063415D">
            <w:pPr>
              <w:spacing w:before="9"/>
              <w:rPr>
                <w:ins w:id="109" w:author="BAJEUX Emma" w:date="2024-05-24T11:28:00Z"/>
                <w:sz w:val="20"/>
              </w:rPr>
            </w:pPr>
          </w:p>
        </w:tc>
        <w:tc>
          <w:tcPr>
            <w:tcW w:w="2710" w:type="dxa"/>
          </w:tcPr>
          <w:p w14:paraId="5DB07F07" w14:textId="27FBFFBD" w:rsidR="0063415D" w:rsidRPr="00186F03" w:rsidRDefault="0063415D" w:rsidP="0063415D">
            <w:pPr>
              <w:spacing w:before="9"/>
              <w:rPr>
                <w:ins w:id="110" w:author="BAJEUX Emma" w:date="2024-05-24T11:28:00Z"/>
                <w:sz w:val="20"/>
              </w:rPr>
            </w:pPr>
          </w:p>
        </w:tc>
      </w:tr>
      <w:tr w:rsidR="0063415D" w:rsidRPr="00186F03" w14:paraId="1BC4891C" w14:textId="77777777" w:rsidTr="00327D9A">
        <w:trPr>
          <w:trHeight w:val="461"/>
          <w:ins w:id="111" w:author="BAJEUX Emma" w:date="2024-05-24T11:28:00Z"/>
        </w:trPr>
        <w:tc>
          <w:tcPr>
            <w:tcW w:w="2181" w:type="dxa"/>
          </w:tcPr>
          <w:p w14:paraId="53516562" w14:textId="77777777" w:rsidR="0063415D" w:rsidRPr="00186F03" w:rsidRDefault="0063415D" w:rsidP="0063415D">
            <w:pPr>
              <w:spacing w:before="9"/>
              <w:rPr>
                <w:ins w:id="112" w:author="BAJEUX Emma" w:date="2024-05-24T11:28:00Z"/>
                <w:sz w:val="20"/>
              </w:rPr>
            </w:pPr>
            <w:ins w:id="113" w:author="BAJEUX Emma" w:date="2024-05-24T11:28:00Z">
              <w:r w:rsidRPr="00186F03">
                <w:rPr>
                  <w:sz w:val="20"/>
                </w:rPr>
                <w:t>Test ULNT 1 négatif</w:t>
              </w:r>
            </w:ins>
          </w:p>
        </w:tc>
        <w:tc>
          <w:tcPr>
            <w:tcW w:w="2442" w:type="dxa"/>
          </w:tcPr>
          <w:p w14:paraId="74AB484D" w14:textId="77777777" w:rsidR="0063415D" w:rsidRPr="00186F03" w:rsidRDefault="0063415D" w:rsidP="0063415D">
            <w:pPr>
              <w:spacing w:before="9"/>
              <w:rPr>
                <w:ins w:id="114" w:author="BAJEUX Emma" w:date="2024-05-24T11:28:00Z"/>
                <w:sz w:val="20"/>
              </w:rPr>
            </w:pPr>
          </w:p>
        </w:tc>
        <w:tc>
          <w:tcPr>
            <w:tcW w:w="2373" w:type="dxa"/>
          </w:tcPr>
          <w:p w14:paraId="6A019ACC" w14:textId="77777777" w:rsidR="0063415D" w:rsidRPr="00186F03" w:rsidRDefault="0063415D" w:rsidP="0063415D">
            <w:pPr>
              <w:spacing w:before="9"/>
              <w:rPr>
                <w:ins w:id="115" w:author="BAJEUX Emma" w:date="2024-05-24T11:28:00Z"/>
                <w:sz w:val="20"/>
              </w:rPr>
            </w:pPr>
          </w:p>
        </w:tc>
        <w:tc>
          <w:tcPr>
            <w:tcW w:w="2710" w:type="dxa"/>
          </w:tcPr>
          <w:p w14:paraId="5A9C6271" w14:textId="77777777" w:rsidR="0063415D" w:rsidRPr="00186F03" w:rsidRDefault="0063415D" w:rsidP="0063415D">
            <w:pPr>
              <w:spacing w:before="9"/>
              <w:rPr>
                <w:ins w:id="116" w:author="BAJEUX Emma" w:date="2024-05-24T11:28:00Z"/>
                <w:sz w:val="20"/>
              </w:rPr>
            </w:pPr>
          </w:p>
        </w:tc>
      </w:tr>
      <w:tr w:rsidR="0063415D" w:rsidRPr="00186F03" w14:paraId="25E7BE1F" w14:textId="77777777" w:rsidTr="00327D9A">
        <w:trPr>
          <w:trHeight w:val="230"/>
          <w:ins w:id="117" w:author="BAJEUX Emma" w:date="2024-05-24T11:28:00Z"/>
        </w:trPr>
        <w:tc>
          <w:tcPr>
            <w:tcW w:w="2181" w:type="dxa"/>
          </w:tcPr>
          <w:p w14:paraId="5DCCB583" w14:textId="77777777" w:rsidR="0063415D" w:rsidRPr="00186F03" w:rsidRDefault="0063415D" w:rsidP="0063415D">
            <w:pPr>
              <w:spacing w:before="9"/>
              <w:rPr>
                <w:ins w:id="118" w:author="BAJEUX Emma" w:date="2024-05-24T11:28:00Z"/>
                <w:sz w:val="20"/>
              </w:rPr>
            </w:pPr>
            <w:ins w:id="119" w:author="BAJEUX Emma" w:date="2024-05-24T11:28:00Z">
              <w:r w:rsidRPr="00186F03">
                <w:rPr>
                  <w:sz w:val="20"/>
                </w:rPr>
                <w:t>Total</w:t>
              </w:r>
            </w:ins>
          </w:p>
        </w:tc>
        <w:tc>
          <w:tcPr>
            <w:tcW w:w="2442" w:type="dxa"/>
          </w:tcPr>
          <w:p w14:paraId="115C413A" w14:textId="77777777" w:rsidR="0063415D" w:rsidRPr="00186F03" w:rsidRDefault="0063415D" w:rsidP="0063415D">
            <w:pPr>
              <w:spacing w:before="9"/>
              <w:rPr>
                <w:ins w:id="120" w:author="BAJEUX Emma" w:date="2024-05-24T11:28:00Z"/>
                <w:sz w:val="20"/>
              </w:rPr>
            </w:pPr>
          </w:p>
        </w:tc>
        <w:tc>
          <w:tcPr>
            <w:tcW w:w="2373" w:type="dxa"/>
          </w:tcPr>
          <w:p w14:paraId="1B3F115C" w14:textId="77777777" w:rsidR="0063415D" w:rsidRPr="00186F03" w:rsidRDefault="0063415D" w:rsidP="0063415D">
            <w:pPr>
              <w:spacing w:before="9"/>
              <w:rPr>
                <w:ins w:id="121" w:author="BAJEUX Emma" w:date="2024-05-24T11:28:00Z"/>
                <w:sz w:val="20"/>
              </w:rPr>
            </w:pPr>
          </w:p>
        </w:tc>
        <w:tc>
          <w:tcPr>
            <w:tcW w:w="2710" w:type="dxa"/>
          </w:tcPr>
          <w:p w14:paraId="5D89AE3E" w14:textId="77777777" w:rsidR="0063415D" w:rsidRPr="00186F03" w:rsidRDefault="0063415D" w:rsidP="0063415D">
            <w:pPr>
              <w:spacing w:before="9"/>
              <w:rPr>
                <w:ins w:id="122" w:author="BAJEUX Emma" w:date="2024-05-24T11:28:00Z"/>
                <w:sz w:val="20"/>
              </w:rPr>
            </w:pPr>
          </w:p>
        </w:tc>
      </w:tr>
      <w:tr w:rsidR="0063415D" w:rsidRPr="00186F03" w14:paraId="58FABE58" w14:textId="77777777" w:rsidTr="00327D9A">
        <w:trPr>
          <w:trHeight w:val="214"/>
          <w:ins w:id="123" w:author="BAJEUX Emma" w:date="2024-05-24T11:28:00Z"/>
        </w:trPr>
        <w:tc>
          <w:tcPr>
            <w:tcW w:w="2181" w:type="dxa"/>
          </w:tcPr>
          <w:p w14:paraId="467568DA" w14:textId="77777777" w:rsidR="0063415D" w:rsidRPr="00186F03" w:rsidRDefault="0063415D" w:rsidP="0063415D">
            <w:pPr>
              <w:spacing w:before="9"/>
              <w:rPr>
                <w:ins w:id="124" w:author="BAJEUX Emma" w:date="2024-05-24T11:28:00Z"/>
                <w:sz w:val="20"/>
              </w:rPr>
            </w:pPr>
          </w:p>
        </w:tc>
        <w:tc>
          <w:tcPr>
            <w:tcW w:w="2442" w:type="dxa"/>
          </w:tcPr>
          <w:p w14:paraId="214458E0" w14:textId="77777777" w:rsidR="0063415D" w:rsidRPr="00186F03" w:rsidRDefault="0063415D" w:rsidP="0063415D">
            <w:pPr>
              <w:spacing w:before="9"/>
              <w:rPr>
                <w:ins w:id="125" w:author="BAJEUX Emma" w:date="2024-05-24T11:28:00Z"/>
                <w:sz w:val="20"/>
              </w:rPr>
            </w:pPr>
          </w:p>
        </w:tc>
        <w:tc>
          <w:tcPr>
            <w:tcW w:w="2373" w:type="dxa"/>
          </w:tcPr>
          <w:p w14:paraId="56124F82" w14:textId="77777777" w:rsidR="0063415D" w:rsidRPr="00186F03" w:rsidRDefault="0063415D" w:rsidP="0063415D">
            <w:pPr>
              <w:spacing w:before="9"/>
              <w:rPr>
                <w:ins w:id="126" w:author="BAJEUX Emma" w:date="2024-05-24T11:28:00Z"/>
                <w:sz w:val="20"/>
              </w:rPr>
            </w:pPr>
          </w:p>
        </w:tc>
        <w:tc>
          <w:tcPr>
            <w:tcW w:w="2710" w:type="dxa"/>
          </w:tcPr>
          <w:p w14:paraId="178108AB" w14:textId="77777777" w:rsidR="0063415D" w:rsidRPr="00186F03" w:rsidRDefault="0063415D" w:rsidP="0063415D">
            <w:pPr>
              <w:spacing w:before="9"/>
              <w:rPr>
                <w:ins w:id="127" w:author="BAJEUX Emma" w:date="2024-05-24T11:28:00Z"/>
                <w:sz w:val="20"/>
              </w:rPr>
            </w:pPr>
          </w:p>
        </w:tc>
      </w:tr>
    </w:tbl>
    <w:p w14:paraId="630B03CC" w14:textId="11502C70" w:rsidR="00186F03" w:rsidRDefault="00186F03" w:rsidP="00186F03">
      <w:pPr>
        <w:tabs>
          <w:tab w:val="left" w:pos="4469"/>
        </w:tabs>
        <w:rPr>
          <w:sz w:val="24"/>
        </w:rPr>
      </w:pPr>
    </w:p>
    <w:p w14:paraId="6C0EC647" w14:textId="0DD971B4" w:rsidR="00E22ABA" w:rsidRPr="00186F03" w:rsidRDefault="00186F03" w:rsidP="00186F03">
      <w:pPr>
        <w:tabs>
          <w:tab w:val="left" w:pos="4469"/>
        </w:tabs>
        <w:rPr>
          <w:sz w:val="24"/>
          <w:rPrChange w:id="128" w:author="BAJEUX Emma" w:date="2024-05-24T10:39:00Z">
            <w:rPr>
              <w:sz w:val="24"/>
              <w:lang w:val="en-US"/>
            </w:rPr>
          </w:rPrChange>
        </w:rPr>
        <w:sectPr w:rsidR="00E22ABA" w:rsidRPr="00186F03">
          <w:pgSz w:w="11920" w:h="16840"/>
          <w:pgMar w:top="940" w:right="0" w:bottom="280" w:left="180" w:header="720" w:footer="720" w:gutter="0"/>
          <w:cols w:space="720"/>
        </w:sectPr>
      </w:pPr>
      <w:r>
        <w:rPr>
          <w:sz w:val="24"/>
        </w:rPr>
        <w:tab/>
      </w:r>
    </w:p>
    <w:p w14:paraId="7E457534" w14:textId="77777777" w:rsidR="008B767B" w:rsidRPr="00E4086D" w:rsidRDefault="008B767B">
      <w:pPr>
        <w:pStyle w:val="Corpsdetexte"/>
        <w:rPr>
          <w:sz w:val="20"/>
          <w:rPrChange w:id="129" w:author="BAJEUX Emma" w:date="2024-05-24T10:39:00Z">
            <w:rPr>
              <w:sz w:val="20"/>
              <w:lang w:val="en-US"/>
            </w:rPr>
          </w:rPrChange>
        </w:rPr>
      </w:pPr>
    </w:p>
    <w:p w14:paraId="49AE43DA" w14:textId="77777777" w:rsidR="008B767B" w:rsidRPr="00E4086D" w:rsidRDefault="008B767B">
      <w:pPr>
        <w:pStyle w:val="Corpsdetexte"/>
        <w:rPr>
          <w:sz w:val="20"/>
          <w:rPrChange w:id="130" w:author="BAJEUX Emma" w:date="2024-05-24T10:39:00Z">
            <w:rPr>
              <w:sz w:val="20"/>
              <w:lang w:val="en-US"/>
            </w:rPr>
          </w:rPrChange>
        </w:rPr>
      </w:pPr>
    </w:p>
    <w:p w14:paraId="3D6DD4B1" w14:textId="77777777" w:rsidR="008B767B" w:rsidRPr="00E4086D" w:rsidRDefault="008B767B">
      <w:pPr>
        <w:pStyle w:val="Corpsdetexte"/>
        <w:rPr>
          <w:sz w:val="20"/>
          <w:rPrChange w:id="131" w:author="BAJEUX Emma" w:date="2024-05-24T10:39:00Z">
            <w:rPr>
              <w:sz w:val="20"/>
              <w:lang w:val="en-US"/>
            </w:rPr>
          </w:rPrChange>
        </w:rPr>
      </w:pPr>
    </w:p>
    <w:p w14:paraId="3985639E" w14:textId="77777777" w:rsidR="008B767B" w:rsidRPr="00E4086D" w:rsidRDefault="008B767B">
      <w:pPr>
        <w:pStyle w:val="Corpsdetexte"/>
        <w:rPr>
          <w:sz w:val="20"/>
          <w:rPrChange w:id="132" w:author="BAJEUX Emma" w:date="2024-05-24T10:39:00Z">
            <w:rPr>
              <w:sz w:val="20"/>
              <w:lang w:val="en-US"/>
            </w:rPr>
          </w:rPrChange>
        </w:rPr>
      </w:pPr>
    </w:p>
    <w:p w14:paraId="4D4B6BA8" w14:textId="77777777" w:rsidR="008B767B" w:rsidRPr="00E4086D" w:rsidRDefault="008B767B">
      <w:pPr>
        <w:pStyle w:val="Corpsdetexte"/>
        <w:rPr>
          <w:sz w:val="20"/>
          <w:rPrChange w:id="133" w:author="BAJEUX Emma" w:date="2024-05-24T10:39:00Z">
            <w:rPr>
              <w:sz w:val="20"/>
              <w:lang w:val="en-US"/>
            </w:rPr>
          </w:rPrChange>
        </w:rPr>
      </w:pPr>
    </w:p>
    <w:p w14:paraId="616DDBE7" w14:textId="77777777" w:rsidR="008B767B" w:rsidRPr="00E4086D" w:rsidRDefault="008B767B">
      <w:pPr>
        <w:pStyle w:val="Corpsdetexte"/>
        <w:rPr>
          <w:sz w:val="20"/>
          <w:rPrChange w:id="134" w:author="BAJEUX Emma" w:date="2024-05-24T10:39:00Z">
            <w:rPr>
              <w:sz w:val="20"/>
              <w:lang w:val="en-US"/>
            </w:rPr>
          </w:rPrChange>
        </w:rPr>
      </w:pPr>
    </w:p>
    <w:p w14:paraId="4E9A1EE2" w14:textId="77777777" w:rsidR="008B767B" w:rsidRPr="00E4086D" w:rsidRDefault="008B767B">
      <w:pPr>
        <w:pStyle w:val="Corpsdetexte"/>
        <w:rPr>
          <w:sz w:val="20"/>
          <w:rPrChange w:id="135" w:author="BAJEUX Emma" w:date="2024-05-24T10:39:00Z">
            <w:rPr>
              <w:sz w:val="20"/>
              <w:lang w:val="en-US"/>
            </w:rPr>
          </w:rPrChange>
        </w:rPr>
      </w:pPr>
    </w:p>
    <w:p w14:paraId="099FA882" w14:textId="77777777" w:rsidR="008B767B" w:rsidRPr="00E4086D" w:rsidRDefault="008B767B">
      <w:pPr>
        <w:pStyle w:val="Corpsdetexte"/>
        <w:rPr>
          <w:sz w:val="20"/>
          <w:rPrChange w:id="136" w:author="BAJEUX Emma" w:date="2024-05-24T10:39:00Z">
            <w:rPr>
              <w:sz w:val="20"/>
              <w:lang w:val="en-US"/>
            </w:rPr>
          </w:rPrChange>
        </w:rPr>
      </w:pPr>
    </w:p>
    <w:p w14:paraId="4D1045FD" w14:textId="77777777" w:rsidR="008B767B" w:rsidRPr="00E4086D" w:rsidRDefault="008B767B">
      <w:pPr>
        <w:pStyle w:val="Corpsdetexte"/>
        <w:spacing w:before="1"/>
        <w:rPr>
          <w:rPrChange w:id="137" w:author="BAJEUX Emma" w:date="2024-05-24T10:39:00Z">
            <w:rPr>
              <w:lang w:val="en-US"/>
            </w:rPr>
          </w:rPrChange>
        </w:rPr>
      </w:pPr>
    </w:p>
    <w:p w14:paraId="0459CEAF" w14:textId="77777777" w:rsidR="008B767B" w:rsidRDefault="004D1966">
      <w:pPr>
        <w:pStyle w:val="Titre2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945A9EB" wp14:editId="00948A72">
                <wp:simplePos x="0" y="0"/>
                <wp:positionH relativeFrom="page">
                  <wp:posOffset>914400</wp:posOffset>
                </wp:positionH>
                <wp:positionV relativeFrom="paragraph">
                  <wp:posOffset>-1329690</wp:posOffset>
                </wp:positionV>
                <wp:extent cx="6661150" cy="1041400"/>
                <wp:effectExtent l="0" t="0" r="0" b="0"/>
                <wp:wrapNone/>
                <wp:docPr id="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115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4020"/>
                              <w:gridCol w:w="3620"/>
                              <w:gridCol w:w="1980"/>
                            </w:tblGrid>
                            <w:tr w:rsidR="0063415D" w14:paraId="432BA107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840" w:type="dxa"/>
                                  <w:vMerge w:val="restart"/>
                                </w:tcPr>
                                <w:p w14:paraId="754CCB54" w14:textId="77777777" w:rsidR="0063415D" w:rsidRDefault="0063415D">
                                  <w:pPr>
                                    <w:pStyle w:val="TableParagraph"/>
                                    <w:spacing w:before="5" w:after="1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E214D1B" w14:textId="77777777" w:rsidR="0063415D" w:rsidRDefault="0063415D">
                                  <w:pPr>
                                    <w:pStyle w:val="TableParagraph"/>
                                    <w:ind w:left="120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lang w:eastAsia="fr-FR"/>
                                    </w:rPr>
                                    <w:drawing>
                                      <wp:inline distT="0" distB="0" distL="0" distR="0" wp14:anchorId="3E0E2593" wp14:editId="3FC43AA4">
                                        <wp:extent cx="418642" cy="523303"/>
                                        <wp:effectExtent l="0" t="0" r="0" b="0"/>
                                        <wp:docPr id="7" name="image1.jpe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image1.jpeg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8642" cy="523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640" w:type="dxa"/>
                                  <w:gridSpan w:val="2"/>
                                  <w:vMerge w:val="restart"/>
                                </w:tcPr>
                                <w:p w14:paraId="7E97B462" w14:textId="77777777" w:rsidR="0063415D" w:rsidRDefault="0063415D">
                                  <w:pPr>
                                    <w:pStyle w:val="TableParagraph"/>
                                    <w:spacing w:before="120"/>
                                    <w:ind w:left="1181" w:right="1171"/>
                                    <w:jc w:val="center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32"/>
                                    </w:rPr>
                                    <w:t>Dty_Protocole_Type_RIPH3_ou_RHLJ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1CF020EB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2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Codification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DTY059</w:t>
                                  </w:r>
                                </w:p>
                              </w:tc>
                            </w:tr>
                            <w:tr w:rsidR="0063415D" w14:paraId="4559DDF4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BCD5238" w14:textId="77777777" w:rsidR="0063415D" w:rsidRDefault="0063415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4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ED835E4" w14:textId="77777777" w:rsidR="0063415D" w:rsidRDefault="0063415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179835EF" w14:textId="77777777" w:rsidR="0063415D" w:rsidRDefault="0063415D">
                                  <w:pPr>
                                    <w:pStyle w:val="TableParagraph"/>
                                    <w:spacing w:before="102"/>
                                    <w:ind w:left="5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Version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V3</w:t>
                                  </w:r>
                                </w:p>
                              </w:tc>
                            </w:tr>
                            <w:tr w:rsidR="0063415D" w14:paraId="69D52609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4860" w:type="dxa"/>
                                  <w:gridSpan w:val="2"/>
                                </w:tcPr>
                                <w:p w14:paraId="23A4A219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2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3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: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D-DR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620" w:type="dxa"/>
                                </w:tcPr>
                                <w:p w14:paraId="7DEB655B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3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d’approbation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16/08/2022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00:00:00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4A9C50D0" w14:textId="77777777" w:rsidR="0063415D" w:rsidRDefault="0063415D">
                                  <w:pPr>
                                    <w:pStyle w:val="TableParagraph"/>
                                    <w:spacing w:before="117"/>
                                    <w:ind w:left="6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Pages</w:t>
                                  </w:r>
                                  <w:r>
                                    <w:rPr>
                                      <w:spacing w:val="2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4/12</w:t>
                                  </w:r>
                                </w:p>
                              </w:tc>
                            </w:tr>
                          </w:tbl>
                          <w:p w14:paraId="31210561" w14:textId="77777777" w:rsidR="0063415D" w:rsidRDefault="0063415D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5A9EB" id="Text Box 12" o:spid="_x0000_s1030" type="#_x0000_t202" style="position:absolute;left:0;text-align:left;margin-left:1in;margin-top:-104.7pt;width:524.5pt;height:82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4020"/>
                        <w:gridCol w:w="3620"/>
                        <w:gridCol w:w="1980"/>
                      </w:tblGrid>
                      <w:tr w:rsidR="0063415D" w14:paraId="432BA107" w14:textId="77777777">
                        <w:trPr>
                          <w:trHeight w:val="450"/>
                        </w:trPr>
                        <w:tc>
                          <w:tcPr>
                            <w:tcW w:w="840" w:type="dxa"/>
                            <w:vMerge w:val="restart"/>
                          </w:tcPr>
                          <w:p w14:paraId="754CCB54" w14:textId="77777777" w:rsidR="0063415D" w:rsidRDefault="0063415D">
                            <w:pPr>
                              <w:pStyle w:val="TableParagraph"/>
                              <w:spacing w:before="5" w:after="1"/>
                              <w:rPr>
                                <w:sz w:val="12"/>
                              </w:rPr>
                            </w:pPr>
                          </w:p>
                          <w:p w14:paraId="1E214D1B" w14:textId="77777777" w:rsidR="0063415D" w:rsidRDefault="0063415D">
                            <w:pPr>
                              <w:pStyle w:val="TableParagraph"/>
                              <w:ind w:left="120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eastAsia="fr-FR"/>
                              </w:rPr>
                              <w:drawing>
                                <wp:inline distT="0" distB="0" distL="0" distR="0" wp14:anchorId="3E0E2593" wp14:editId="3FC43AA4">
                                  <wp:extent cx="418642" cy="523303"/>
                                  <wp:effectExtent l="0" t="0" r="0" b="0"/>
                                  <wp:docPr id="7" name="image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1.jpeg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642" cy="5233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640" w:type="dxa"/>
                            <w:gridSpan w:val="2"/>
                            <w:vMerge w:val="restart"/>
                          </w:tcPr>
                          <w:p w14:paraId="7E97B462" w14:textId="77777777" w:rsidR="0063415D" w:rsidRDefault="0063415D">
                            <w:pPr>
                              <w:pStyle w:val="TableParagraph"/>
                              <w:spacing w:before="120"/>
                              <w:ind w:left="1181" w:right="1171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Dty_Protocole_Type_RIPH3_ou_RHLJ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1CF020EB" w14:textId="77777777" w:rsidR="0063415D" w:rsidRDefault="0063415D">
                            <w:pPr>
                              <w:pStyle w:val="TableParagraph"/>
                              <w:spacing w:before="117"/>
                              <w:ind w:left="2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Codification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DTY059</w:t>
                            </w:r>
                          </w:p>
                        </w:tc>
                      </w:tr>
                      <w:tr w:rsidR="0063415D" w14:paraId="4559DDF4" w14:textId="77777777">
                        <w:trPr>
                          <w:trHeight w:val="630"/>
                        </w:trPr>
                        <w:tc>
                          <w:tcPr>
                            <w:tcW w:w="840" w:type="dxa"/>
                            <w:vMerge/>
                            <w:tcBorders>
                              <w:top w:val="nil"/>
                            </w:tcBorders>
                          </w:tcPr>
                          <w:p w14:paraId="7BCD5238" w14:textId="77777777" w:rsidR="0063415D" w:rsidRDefault="0063415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4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0ED835E4" w14:textId="77777777" w:rsidR="0063415D" w:rsidRDefault="0063415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179835EF" w14:textId="77777777" w:rsidR="0063415D" w:rsidRDefault="0063415D">
                            <w:pPr>
                              <w:pStyle w:val="TableParagraph"/>
                              <w:spacing w:before="102"/>
                              <w:ind w:left="5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Version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 xml:space="preserve"> :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V3</w:t>
                            </w:r>
                          </w:p>
                        </w:tc>
                      </w:tr>
                      <w:tr w:rsidR="0063415D" w14:paraId="69D52609" w14:textId="77777777">
                        <w:trPr>
                          <w:trHeight w:val="450"/>
                        </w:trPr>
                        <w:tc>
                          <w:tcPr>
                            <w:tcW w:w="4860" w:type="dxa"/>
                            <w:gridSpan w:val="2"/>
                          </w:tcPr>
                          <w:p w14:paraId="23A4A219" w14:textId="77777777" w:rsidR="0063415D" w:rsidRDefault="0063415D">
                            <w:pPr>
                              <w:pStyle w:val="TableParagraph"/>
                              <w:spacing w:before="117"/>
                              <w:ind w:left="2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Emetteur</w:t>
                            </w:r>
                            <w:r>
                              <w:rPr>
                                <w:spacing w:val="3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: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D-DR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620" w:type="dxa"/>
                          </w:tcPr>
                          <w:p w14:paraId="7DEB655B" w14:textId="77777777" w:rsidR="0063415D" w:rsidRDefault="0063415D">
                            <w:pPr>
                              <w:pStyle w:val="TableParagraph"/>
                              <w:spacing w:before="117"/>
                              <w:ind w:left="31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Date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d’approbation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16/08/2022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00:00:00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4A9C50D0" w14:textId="77777777" w:rsidR="0063415D" w:rsidRDefault="0063415D">
                            <w:pPr>
                              <w:pStyle w:val="TableParagraph"/>
                              <w:spacing w:before="117"/>
                              <w:ind w:left="6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Pages</w:t>
                            </w:r>
                            <w:r>
                              <w:rPr>
                                <w:spacing w:val="2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4/12</w:t>
                            </w:r>
                          </w:p>
                        </w:tc>
                      </w:tr>
                    </w:tbl>
                    <w:p w14:paraId="31210561" w14:textId="77777777" w:rsidR="0063415D" w:rsidRDefault="0063415D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13715">
        <w:rPr>
          <w:w w:val="80"/>
        </w:rPr>
        <w:t>POPULATION</w:t>
      </w:r>
      <w:r w:rsidR="00E13715">
        <w:rPr>
          <w:spacing w:val="20"/>
          <w:w w:val="80"/>
        </w:rPr>
        <w:t xml:space="preserve"> </w:t>
      </w:r>
      <w:r w:rsidR="00E13715">
        <w:rPr>
          <w:w w:val="80"/>
        </w:rPr>
        <w:t>CONCERNEE</w:t>
      </w:r>
    </w:p>
    <w:p w14:paraId="045AC5E7" w14:textId="77777777" w:rsidR="008B767B" w:rsidRDefault="00E13715">
      <w:pPr>
        <w:pStyle w:val="Titre3"/>
        <w:spacing w:before="9"/>
      </w:pPr>
      <w:r>
        <w:rPr>
          <w:w w:val="80"/>
        </w:rPr>
        <w:t>Critères</w:t>
      </w:r>
      <w:r>
        <w:rPr>
          <w:spacing w:val="14"/>
          <w:w w:val="80"/>
        </w:rPr>
        <w:t xml:space="preserve"> </w:t>
      </w:r>
      <w:r>
        <w:rPr>
          <w:w w:val="80"/>
        </w:rPr>
        <w:t>d’inclusion</w:t>
      </w:r>
      <w:r>
        <w:rPr>
          <w:spacing w:val="15"/>
          <w:w w:val="80"/>
        </w:rPr>
        <w:t xml:space="preserve"> </w:t>
      </w:r>
      <w:r>
        <w:rPr>
          <w:w w:val="80"/>
        </w:rPr>
        <w:t>:</w:t>
      </w:r>
    </w:p>
    <w:p w14:paraId="2966D67B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17"/>
      </w:pPr>
      <w:r>
        <w:t>≥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proofErr w:type="gramStart"/>
      <w:r>
        <w:t>ans ,</w:t>
      </w:r>
      <w:proofErr w:type="gramEnd"/>
      <w:r>
        <w:rPr>
          <w:spacing w:val="-1"/>
        </w:rPr>
        <w:t xml:space="preserve"> </w:t>
      </w:r>
      <w:r>
        <w:t>majeur non</w:t>
      </w:r>
      <w:r>
        <w:rPr>
          <w:spacing w:val="-1"/>
        </w:rPr>
        <w:t xml:space="preserve"> </w:t>
      </w:r>
      <w:r>
        <w:t>protégé</w:t>
      </w:r>
    </w:p>
    <w:p w14:paraId="693F02ED" w14:textId="2D6B73F9" w:rsidR="008B767B" w:rsidRDefault="003F48A0">
      <w:pPr>
        <w:pStyle w:val="Paragraphedeliste"/>
        <w:numPr>
          <w:ilvl w:val="0"/>
          <w:numId w:val="8"/>
        </w:numPr>
        <w:tabs>
          <w:tab w:val="left" w:pos="1395"/>
        </w:tabs>
        <w:spacing w:before="50"/>
      </w:pPr>
      <w:ins w:id="138" w:author="BAJEUX Emma" w:date="2024-05-24T09:25:00Z">
        <w:r>
          <w:t xml:space="preserve">Patient adressé </w:t>
        </w:r>
      </w:ins>
      <w:ins w:id="139" w:author="BAJEUX Emma" w:date="2024-05-24T11:30:00Z">
        <w:r w:rsidR="000A076D">
          <w:t>pour une première</w:t>
        </w:r>
      </w:ins>
      <w:ins w:id="140" w:author="BAJEUX Emma" w:date="2024-05-24T09:25:00Z">
        <w:r>
          <w:t xml:space="preserve"> consultation de chirurgie orthopédique au CHU de Rennes pour </w:t>
        </w:r>
      </w:ins>
      <w:r w:rsidR="00E13715">
        <w:t>douleurs</w:t>
      </w:r>
      <w:r w:rsidR="00E13715">
        <w:rPr>
          <w:spacing w:val="-1"/>
        </w:rPr>
        <w:t xml:space="preserve"> </w:t>
      </w:r>
      <w:r w:rsidR="00E13715">
        <w:t>bras et/ou cervicales avec</w:t>
      </w:r>
      <w:r w:rsidR="00E13715">
        <w:rPr>
          <w:spacing w:val="-1"/>
        </w:rPr>
        <w:t xml:space="preserve"> </w:t>
      </w:r>
      <w:r w:rsidR="00E13715">
        <w:t>suspicion de névralgie cervico brachiale</w:t>
      </w:r>
      <w:r w:rsidR="00E13715">
        <w:rPr>
          <w:spacing w:val="-1"/>
        </w:rPr>
        <w:t xml:space="preserve"> </w:t>
      </w:r>
      <w:commentRangeStart w:id="141"/>
      <w:r w:rsidR="00E13715">
        <w:t>non traitée</w:t>
      </w:r>
      <w:commentRangeEnd w:id="141"/>
      <w:r>
        <w:rPr>
          <w:rStyle w:val="Marquedecommentaire"/>
        </w:rPr>
        <w:commentReference w:id="141"/>
      </w:r>
    </w:p>
    <w:p w14:paraId="31601A8F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47"/>
      </w:pPr>
      <w:proofErr w:type="gramStart"/>
      <w:r>
        <w:t>douleurs</w:t>
      </w:r>
      <w:proofErr w:type="gramEnd"/>
      <w:r>
        <w:rPr>
          <w:spacing w:val="-1"/>
        </w:rPr>
        <w:t xml:space="preserve"> </w:t>
      </w:r>
      <w:r>
        <w:t>d’au</w:t>
      </w:r>
      <w:r>
        <w:rPr>
          <w:spacing w:val="-1"/>
        </w:rPr>
        <w:t xml:space="preserve"> </w:t>
      </w:r>
      <w:r>
        <w:t>moins 3</w:t>
      </w:r>
      <w:r>
        <w:rPr>
          <w:spacing w:val="-1"/>
        </w:rPr>
        <w:t xml:space="preserve"> </w:t>
      </w:r>
      <w:r>
        <w:t>mois</w:t>
      </w:r>
    </w:p>
    <w:p w14:paraId="4EE7BF55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47"/>
      </w:pPr>
      <w:proofErr w:type="gramStart"/>
      <w:r>
        <w:t>non</w:t>
      </w:r>
      <w:proofErr w:type="gramEnd"/>
      <w:r>
        <w:rPr>
          <w:spacing w:val="-1"/>
        </w:rPr>
        <w:t xml:space="preserve"> </w:t>
      </w:r>
      <w:r>
        <w:t>opposition à sa participation</w:t>
      </w:r>
      <w:r>
        <w:rPr>
          <w:spacing w:val="-1"/>
        </w:rPr>
        <w:t xml:space="preserve"> </w:t>
      </w:r>
      <w:r>
        <w:t>à l’étude</w:t>
      </w:r>
    </w:p>
    <w:p w14:paraId="2BA4027C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47"/>
      </w:pPr>
      <w:r>
        <w:t>IRM</w:t>
      </w:r>
      <w:r>
        <w:rPr>
          <w:spacing w:val="-1"/>
        </w:rPr>
        <w:t xml:space="preserve"> </w:t>
      </w:r>
      <w:r>
        <w:t>de moins de 3</w:t>
      </w:r>
      <w:r>
        <w:rPr>
          <w:spacing w:val="-1"/>
        </w:rPr>
        <w:t xml:space="preserve"> </w:t>
      </w:r>
      <w:r>
        <w:t>mois par rapport à la</w:t>
      </w:r>
      <w:r>
        <w:rPr>
          <w:spacing w:val="-1"/>
        </w:rPr>
        <w:t xml:space="preserve"> </w:t>
      </w:r>
      <w:r>
        <w:t>consultation</w:t>
      </w:r>
    </w:p>
    <w:p w14:paraId="4E002A62" w14:textId="77777777" w:rsidR="008B767B" w:rsidRDefault="008B767B">
      <w:pPr>
        <w:pStyle w:val="Corpsdetexte"/>
        <w:rPr>
          <w:sz w:val="24"/>
        </w:rPr>
      </w:pPr>
    </w:p>
    <w:p w14:paraId="7766DB8C" w14:textId="77777777" w:rsidR="008B767B" w:rsidRDefault="008B767B">
      <w:pPr>
        <w:pStyle w:val="Corpsdetexte"/>
        <w:spacing w:before="9"/>
        <w:rPr>
          <w:sz w:val="24"/>
        </w:rPr>
      </w:pPr>
    </w:p>
    <w:p w14:paraId="400183EB" w14:textId="77777777" w:rsidR="008B767B" w:rsidRDefault="00E13715">
      <w:pPr>
        <w:pStyle w:val="Titre3"/>
      </w:pPr>
      <w:r>
        <w:rPr>
          <w:w w:val="80"/>
        </w:rPr>
        <w:t>Critères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non</w:t>
      </w:r>
      <w:r>
        <w:rPr>
          <w:spacing w:val="12"/>
          <w:w w:val="80"/>
        </w:rPr>
        <w:t xml:space="preserve"> </w:t>
      </w:r>
      <w:r>
        <w:rPr>
          <w:w w:val="80"/>
        </w:rPr>
        <w:t>inclusion</w:t>
      </w:r>
      <w:r>
        <w:rPr>
          <w:spacing w:val="11"/>
          <w:w w:val="80"/>
        </w:rPr>
        <w:t xml:space="preserve"> </w:t>
      </w:r>
      <w:r>
        <w:rPr>
          <w:w w:val="80"/>
        </w:rPr>
        <w:t>:</w:t>
      </w:r>
    </w:p>
    <w:p w14:paraId="152EA42B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11"/>
      </w:pPr>
      <w:r>
        <w:t>Antécédents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tumeurs</w:t>
      </w:r>
      <w:r>
        <w:rPr>
          <w:spacing w:val="-1"/>
        </w:rPr>
        <w:t xml:space="preserve"> </w:t>
      </w:r>
      <w:r>
        <w:t>maligne</w:t>
      </w:r>
      <w:r>
        <w:rPr>
          <w:spacing w:val="-1"/>
        </w:rPr>
        <w:t xml:space="preserve"> </w:t>
      </w:r>
      <w:r>
        <w:t>rachidienne,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fracture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myélopathie</w:t>
      </w:r>
    </w:p>
    <w:p w14:paraId="395CB846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52"/>
      </w:pPr>
      <w:r>
        <w:t>Antécédents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maladie</w:t>
      </w:r>
      <w:r>
        <w:rPr>
          <w:spacing w:val="-5"/>
        </w:rPr>
        <w:t xml:space="preserve"> </w:t>
      </w:r>
      <w:r>
        <w:t>neurologique</w:t>
      </w:r>
      <w:r>
        <w:rPr>
          <w:spacing w:val="-4"/>
        </w:rPr>
        <w:t xml:space="preserve"> </w:t>
      </w:r>
      <w:r>
        <w:t>(SEP,</w:t>
      </w:r>
      <w:r>
        <w:rPr>
          <w:spacing w:val="-5"/>
        </w:rPr>
        <w:t xml:space="preserve"> </w:t>
      </w:r>
      <w:r>
        <w:t>pyramidale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proofErr w:type="gramStart"/>
      <w:r>
        <w:t>extrapyramidale..</w:t>
      </w:r>
      <w:proofErr w:type="gramEnd"/>
      <w:r>
        <w:t>)</w:t>
      </w:r>
    </w:p>
    <w:p w14:paraId="3516272D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44"/>
      </w:pPr>
      <w:r>
        <w:t>Diabète,</w:t>
      </w:r>
      <w:r>
        <w:rPr>
          <w:spacing w:val="-3"/>
        </w:rPr>
        <w:t xml:space="preserve"> </w:t>
      </w:r>
      <w:r>
        <w:t>polyneuropathie</w:t>
      </w:r>
    </w:p>
    <w:p w14:paraId="2DE9C9B5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47"/>
      </w:pPr>
      <w:r>
        <w:t>Maladie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système,</w:t>
      </w:r>
      <w:r>
        <w:rPr>
          <w:spacing w:val="-1"/>
        </w:rPr>
        <w:t xml:space="preserve"> </w:t>
      </w:r>
      <w:r>
        <w:t>maladie</w:t>
      </w:r>
      <w:r>
        <w:rPr>
          <w:spacing w:val="-1"/>
        </w:rPr>
        <w:t xml:space="preserve"> </w:t>
      </w:r>
      <w:r>
        <w:t>inflammatoire</w:t>
      </w:r>
      <w:r>
        <w:rPr>
          <w:spacing w:val="-1"/>
        </w:rPr>
        <w:t xml:space="preserve"> </w:t>
      </w:r>
      <w:r>
        <w:t>chronique</w:t>
      </w:r>
    </w:p>
    <w:p w14:paraId="7CEBEEDB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47"/>
      </w:pPr>
      <w:r>
        <w:t>SDRC</w:t>
      </w:r>
    </w:p>
    <w:p w14:paraId="02373A0E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50"/>
      </w:pPr>
      <w:r>
        <w:t>Chirurgie</w:t>
      </w:r>
      <w:r>
        <w:rPr>
          <w:spacing w:val="-1"/>
        </w:rPr>
        <w:t xml:space="preserve"> </w:t>
      </w:r>
      <w:r>
        <w:t>rachidienne,</w:t>
      </w:r>
      <w:r>
        <w:rPr>
          <w:spacing w:val="-1"/>
        </w:rPr>
        <w:t xml:space="preserve"> </w:t>
      </w:r>
      <w:r>
        <w:t>chirurgie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membre</w:t>
      </w:r>
      <w:r>
        <w:rPr>
          <w:spacing w:val="-1"/>
        </w:rPr>
        <w:t xml:space="preserve"> </w:t>
      </w:r>
      <w:r>
        <w:t>supérieur</w:t>
      </w:r>
      <w:r>
        <w:rPr>
          <w:spacing w:val="-1"/>
        </w:rPr>
        <w:t xml:space="preserve"> </w:t>
      </w:r>
      <w:r>
        <w:t>concerné</w:t>
      </w:r>
    </w:p>
    <w:p w14:paraId="1BBACD2E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44"/>
      </w:pPr>
      <w:r>
        <w:t>Patiente</w:t>
      </w:r>
      <w:r>
        <w:rPr>
          <w:spacing w:val="-1"/>
        </w:rPr>
        <w:t xml:space="preserve"> </w:t>
      </w:r>
      <w:r>
        <w:t>enceinte,</w:t>
      </w:r>
      <w:r>
        <w:rPr>
          <w:spacing w:val="-1"/>
        </w:rPr>
        <w:t xml:space="preserve"> </w:t>
      </w:r>
      <w:r>
        <w:t>patient sous</w:t>
      </w:r>
      <w:r>
        <w:rPr>
          <w:spacing w:val="-1"/>
        </w:rPr>
        <w:t xml:space="preserve"> </w:t>
      </w:r>
      <w:r>
        <w:t>tutelle</w:t>
      </w:r>
      <w:r>
        <w:rPr>
          <w:spacing w:val="-1"/>
        </w:rPr>
        <w:t xml:space="preserve"> </w:t>
      </w:r>
      <w:r>
        <w:t>ou curatelle</w:t>
      </w:r>
      <w:r>
        <w:rPr>
          <w:spacing w:val="-1"/>
        </w:rPr>
        <w:t xml:space="preserve"> </w:t>
      </w:r>
      <w:r>
        <w:t>renforcée</w:t>
      </w:r>
    </w:p>
    <w:p w14:paraId="685E29FD" w14:textId="77777777" w:rsidR="008B767B" w:rsidRDefault="00E13715">
      <w:pPr>
        <w:pStyle w:val="Paragraphedeliste"/>
        <w:numPr>
          <w:ilvl w:val="0"/>
          <w:numId w:val="8"/>
        </w:numPr>
        <w:tabs>
          <w:tab w:val="left" w:pos="1395"/>
        </w:tabs>
        <w:spacing w:before="47"/>
      </w:pPr>
      <w:r>
        <w:t>Opposition</w:t>
      </w:r>
      <w:r>
        <w:rPr>
          <w:spacing w:val="-1"/>
        </w:rPr>
        <w:t xml:space="preserve"> </w:t>
      </w:r>
      <w:r>
        <w:t>à sa participation à l’étude</w:t>
      </w:r>
    </w:p>
    <w:p w14:paraId="7F7DBC4D" w14:textId="77777777" w:rsidR="008B767B" w:rsidRDefault="008B767B">
      <w:pPr>
        <w:pStyle w:val="Corpsdetexte"/>
        <w:rPr>
          <w:sz w:val="24"/>
        </w:rPr>
      </w:pPr>
    </w:p>
    <w:p w14:paraId="15ADDDAC" w14:textId="77777777" w:rsidR="008B767B" w:rsidRDefault="008B767B">
      <w:pPr>
        <w:pStyle w:val="Corpsdetexte"/>
        <w:rPr>
          <w:sz w:val="24"/>
        </w:rPr>
      </w:pPr>
    </w:p>
    <w:p w14:paraId="4A1DC129" w14:textId="77777777" w:rsidR="008B767B" w:rsidRDefault="00E13715">
      <w:pPr>
        <w:pStyle w:val="Titre2"/>
        <w:spacing w:before="153"/>
      </w:pPr>
      <w:r>
        <w:rPr>
          <w:w w:val="80"/>
        </w:rPr>
        <w:t>DEROULEMENT</w:t>
      </w:r>
      <w:r>
        <w:rPr>
          <w:spacing w:val="19"/>
          <w:w w:val="80"/>
        </w:rPr>
        <w:t xml:space="preserve"> </w:t>
      </w:r>
      <w:r>
        <w:rPr>
          <w:w w:val="80"/>
        </w:rPr>
        <w:t>DE</w:t>
      </w:r>
      <w:r>
        <w:rPr>
          <w:spacing w:val="19"/>
          <w:w w:val="80"/>
        </w:rPr>
        <w:t xml:space="preserve"> </w:t>
      </w:r>
      <w:r>
        <w:rPr>
          <w:w w:val="80"/>
        </w:rPr>
        <w:t>LA</w:t>
      </w:r>
      <w:r>
        <w:rPr>
          <w:spacing w:val="19"/>
          <w:w w:val="80"/>
        </w:rPr>
        <w:t xml:space="preserve"> </w:t>
      </w:r>
      <w:r>
        <w:rPr>
          <w:w w:val="80"/>
        </w:rPr>
        <w:t>RECHERCHE</w:t>
      </w:r>
    </w:p>
    <w:p w14:paraId="72882C24" w14:textId="77777777" w:rsidR="008B767B" w:rsidRDefault="008B767B">
      <w:pPr>
        <w:pStyle w:val="Corpsdetexte"/>
        <w:spacing w:before="5"/>
        <w:rPr>
          <w:rFonts w:ascii="Arial"/>
          <w:b/>
          <w:sz w:val="24"/>
        </w:rPr>
      </w:pPr>
    </w:p>
    <w:p w14:paraId="6D1250A5" w14:textId="77777777" w:rsidR="008B767B" w:rsidRDefault="00E13715">
      <w:pPr>
        <w:spacing w:line="247" w:lineRule="auto"/>
        <w:ind w:left="1260" w:right="1468"/>
        <w:rPr>
          <w:sz w:val="24"/>
        </w:rPr>
      </w:pPr>
      <w:r>
        <w:rPr>
          <w:sz w:val="24"/>
        </w:rPr>
        <w:t>Tout patient se présentant à la consultation avec un chirurgien orthopédique du</w:t>
      </w:r>
      <w:r>
        <w:rPr>
          <w:spacing w:val="1"/>
          <w:sz w:val="24"/>
        </w:rPr>
        <w:t xml:space="preserve"> </w:t>
      </w:r>
      <w:r>
        <w:rPr>
          <w:sz w:val="24"/>
        </w:rPr>
        <w:t>rachis du CHU pour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suspicion de névralgie </w:t>
      </w:r>
      <w:proofErr w:type="spellStart"/>
      <w:r>
        <w:rPr>
          <w:sz w:val="24"/>
        </w:rPr>
        <w:t>cervicobrachiale</w:t>
      </w:r>
      <w:proofErr w:type="spellEnd"/>
      <w:r>
        <w:rPr>
          <w:sz w:val="24"/>
        </w:rPr>
        <w:t xml:space="preserve"> est susceptible d’être</w:t>
      </w:r>
      <w:r>
        <w:rPr>
          <w:spacing w:val="-65"/>
          <w:sz w:val="24"/>
        </w:rPr>
        <w:t xml:space="preserve"> </w:t>
      </w:r>
      <w:r>
        <w:rPr>
          <w:sz w:val="24"/>
        </w:rPr>
        <w:t>inclus.</w:t>
      </w:r>
      <w:r>
        <w:rPr>
          <w:spacing w:val="-1"/>
          <w:sz w:val="24"/>
        </w:rPr>
        <w:t xml:space="preserve"> </w:t>
      </w:r>
      <w:r>
        <w:rPr>
          <w:sz w:val="24"/>
        </w:rPr>
        <w:t>La consultation s’effectuera en 4 étapes.</w:t>
      </w:r>
    </w:p>
    <w:p w14:paraId="72ACB59C" w14:textId="77777777" w:rsidR="008B767B" w:rsidRDefault="008B767B">
      <w:pPr>
        <w:pStyle w:val="Corpsdetexte"/>
        <w:spacing w:before="8"/>
        <w:rPr>
          <w:sz w:val="23"/>
        </w:rPr>
      </w:pPr>
    </w:p>
    <w:p w14:paraId="66C0229F" w14:textId="77777777" w:rsidR="008B767B" w:rsidRDefault="00E13715">
      <w:pPr>
        <w:ind w:left="1260"/>
        <w:rPr>
          <w:sz w:val="24"/>
        </w:rPr>
      </w:pPr>
      <w:r>
        <w:rPr>
          <w:sz w:val="24"/>
        </w:rPr>
        <w:t>Etape 1:</w:t>
      </w:r>
    </w:p>
    <w:p w14:paraId="73FD1ED3" w14:textId="77777777" w:rsidR="008B767B" w:rsidRDefault="008B767B">
      <w:pPr>
        <w:pStyle w:val="Corpsdetexte"/>
        <w:spacing w:before="3"/>
        <w:rPr>
          <w:sz w:val="24"/>
        </w:rPr>
      </w:pPr>
    </w:p>
    <w:p w14:paraId="50948887" w14:textId="7EAE1CF4" w:rsidR="008B767B" w:rsidRDefault="00E13715">
      <w:pPr>
        <w:spacing w:line="244" w:lineRule="auto"/>
        <w:ind w:left="1260" w:right="1975"/>
        <w:rPr>
          <w:sz w:val="24"/>
        </w:rPr>
      </w:pPr>
      <w:r>
        <w:rPr>
          <w:sz w:val="24"/>
        </w:rPr>
        <w:t xml:space="preserve">Ils seront vu en consultation </w:t>
      </w:r>
      <w:ins w:id="142" w:author="BAJEUX Emma" w:date="2024-05-24T10:57:00Z">
        <w:r w:rsidR="00E22ABA">
          <w:rPr>
            <w:sz w:val="24"/>
          </w:rPr>
          <w:t xml:space="preserve">par le </w:t>
        </w:r>
        <w:proofErr w:type="spellStart"/>
        <w:r w:rsidR="00E22ABA">
          <w:rPr>
            <w:sz w:val="24"/>
          </w:rPr>
          <w:t>chir</w:t>
        </w:r>
        <w:proofErr w:type="spellEnd"/>
        <w:r w:rsidR="00E22ABA">
          <w:rPr>
            <w:sz w:val="24"/>
          </w:rPr>
          <w:t xml:space="preserve"> ortho </w:t>
        </w:r>
      </w:ins>
      <w:r>
        <w:rPr>
          <w:sz w:val="24"/>
        </w:rPr>
        <w:t>avec un premier temps d’interrogatoire pour vérifier</w:t>
      </w:r>
      <w:r>
        <w:rPr>
          <w:spacing w:val="-65"/>
          <w:sz w:val="24"/>
        </w:rPr>
        <w:t xml:space="preserve"> </w:t>
      </w:r>
      <w:r>
        <w:rPr>
          <w:sz w:val="24"/>
        </w:rPr>
        <w:t>l’éligibilité du patient ainsi que sa non opposition à l’étude</w:t>
      </w:r>
    </w:p>
    <w:p w14:paraId="6D4670E4" w14:textId="77777777" w:rsidR="008B767B" w:rsidRDefault="008B767B">
      <w:pPr>
        <w:pStyle w:val="Corpsdetexte"/>
        <w:spacing w:before="1"/>
        <w:rPr>
          <w:sz w:val="24"/>
        </w:rPr>
      </w:pPr>
    </w:p>
    <w:p w14:paraId="4265D077" w14:textId="77777777" w:rsidR="008B767B" w:rsidRDefault="00E13715">
      <w:pPr>
        <w:ind w:left="1260"/>
        <w:rPr>
          <w:sz w:val="24"/>
        </w:rPr>
      </w:pPr>
      <w:r>
        <w:rPr>
          <w:sz w:val="24"/>
        </w:rPr>
        <w:t>Etape 2:</w:t>
      </w:r>
    </w:p>
    <w:p w14:paraId="56FB45F6" w14:textId="77777777" w:rsidR="008B767B" w:rsidRDefault="008B767B">
      <w:pPr>
        <w:pStyle w:val="Corpsdetexte"/>
        <w:spacing w:before="1"/>
        <w:rPr>
          <w:sz w:val="25"/>
        </w:rPr>
      </w:pPr>
    </w:p>
    <w:p w14:paraId="00B7DB51" w14:textId="0E4CD487" w:rsidR="008B767B" w:rsidRDefault="00E13715">
      <w:pPr>
        <w:spacing w:line="249" w:lineRule="auto"/>
        <w:ind w:left="1260" w:right="1508"/>
        <w:rPr>
          <w:sz w:val="24"/>
        </w:rPr>
      </w:pPr>
      <w:commentRangeStart w:id="143"/>
      <w:r>
        <w:rPr>
          <w:sz w:val="24"/>
        </w:rPr>
        <w:t xml:space="preserve">Une fois inclus, les tests cliniques d’ULNT et Scratch </w:t>
      </w:r>
      <w:proofErr w:type="spellStart"/>
      <w:r>
        <w:rPr>
          <w:sz w:val="24"/>
        </w:rPr>
        <w:t>Collape</w:t>
      </w:r>
      <w:proofErr w:type="spellEnd"/>
      <w:r>
        <w:rPr>
          <w:sz w:val="24"/>
        </w:rPr>
        <w:t xml:space="preserve"> Test (détails des tests</w:t>
      </w:r>
      <w:r>
        <w:rPr>
          <w:spacing w:val="1"/>
          <w:sz w:val="24"/>
        </w:rPr>
        <w:t xml:space="preserve"> </w:t>
      </w:r>
      <w:r>
        <w:rPr>
          <w:sz w:val="24"/>
        </w:rPr>
        <w:t>en annexe) seront réalisés par le praticien (en aveugle du futur examen clinique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lecture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l'IRM)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résultats</w:t>
      </w:r>
      <w:r>
        <w:rPr>
          <w:spacing w:val="64"/>
          <w:sz w:val="24"/>
        </w:rPr>
        <w:t xml:space="preserve"> </w:t>
      </w:r>
      <w:r>
        <w:rPr>
          <w:sz w:val="24"/>
        </w:rPr>
        <w:t>(positif/négatif)</w:t>
      </w:r>
      <w:r>
        <w:rPr>
          <w:spacing w:val="-2"/>
          <w:sz w:val="24"/>
        </w:rPr>
        <w:t xml:space="preserve"> </w:t>
      </w:r>
      <w:r>
        <w:rPr>
          <w:sz w:val="24"/>
        </w:rPr>
        <w:t>seront</w:t>
      </w:r>
      <w:r>
        <w:rPr>
          <w:spacing w:val="-1"/>
          <w:sz w:val="24"/>
        </w:rPr>
        <w:t xml:space="preserve"> </w:t>
      </w:r>
      <w:del w:id="144" w:author="BAJEUX Emma" w:date="2024-05-24T10:57:00Z">
        <w:r w:rsidDel="00E22ABA">
          <w:rPr>
            <w:sz w:val="24"/>
          </w:rPr>
          <w:delText>enregistrés</w:delText>
        </w:r>
      </w:del>
      <w:ins w:id="145" w:author="BAJEUX Emma" w:date="2024-05-24T10:57:00Z">
        <w:r w:rsidR="00E22ABA">
          <w:rPr>
            <w:sz w:val="24"/>
          </w:rPr>
          <w:t>notés dans le cahier</w:t>
        </w:r>
      </w:ins>
      <w:ins w:id="146" w:author="BAJEUX Emma" w:date="2024-05-24T11:31:00Z">
        <w:r w:rsidR="000A076D">
          <w:rPr>
            <w:sz w:val="24"/>
          </w:rPr>
          <w:t xml:space="preserve"> </w:t>
        </w:r>
      </w:ins>
      <w:ins w:id="147" w:author="BAJEUX Emma" w:date="2024-05-24T10:57:00Z">
        <w:r w:rsidR="00E22ABA">
          <w:rPr>
            <w:sz w:val="24"/>
          </w:rPr>
          <w:t>d’observation</w:t>
        </w:r>
      </w:ins>
      <w:commentRangeEnd w:id="143"/>
      <w:ins w:id="148" w:author="BAJEUX Emma" w:date="2024-05-27T11:17:00Z">
        <w:r w:rsidR="00327D9A">
          <w:rPr>
            <w:rStyle w:val="Marquedecommentaire"/>
          </w:rPr>
          <w:commentReference w:id="143"/>
        </w:r>
      </w:ins>
      <w:r>
        <w:rPr>
          <w:sz w:val="24"/>
        </w:rPr>
        <w:t>.</w:t>
      </w:r>
      <w:r>
        <w:rPr>
          <w:spacing w:val="-64"/>
          <w:sz w:val="24"/>
        </w:rPr>
        <w:t xml:space="preserve"> </w:t>
      </w:r>
      <w:r>
        <w:rPr>
          <w:sz w:val="24"/>
        </w:rPr>
        <w:t>Les critères de positivités seront ceux décrit dans la littérature actuelle:</w:t>
      </w:r>
    </w:p>
    <w:p w14:paraId="286569F3" w14:textId="77777777" w:rsidR="008B767B" w:rsidRDefault="008B767B">
      <w:pPr>
        <w:pStyle w:val="Corpsdetexte"/>
        <w:spacing w:before="1"/>
        <w:rPr>
          <w:sz w:val="24"/>
        </w:rPr>
      </w:pPr>
    </w:p>
    <w:p w14:paraId="559E599B" w14:textId="77777777" w:rsidR="008B767B" w:rsidRDefault="00E13715">
      <w:pPr>
        <w:pStyle w:val="Paragraphedeliste"/>
        <w:numPr>
          <w:ilvl w:val="1"/>
          <w:numId w:val="8"/>
        </w:numPr>
        <w:tabs>
          <w:tab w:val="left" w:pos="1979"/>
          <w:tab w:val="left" w:pos="1980"/>
        </w:tabs>
        <w:spacing w:before="0" w:line="249" w:lineRule="auto"/>
        <w:ind w:right="2474"/>
        <w:rPr>
          <w:sz w:val="24"/>
        </w:rPr>
      </w:pPr>
      <w:r>
        <w:rPr>
          <w:sz w:val="24"/>
        </w:rPr>
        <w:t>Les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ULNTs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reproduction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symptômes</w:t>
      </w:r>
      <w:r>
        <w:rPr>
          <w:spacing w:val="-5"/>
          <w:sz w:val="24"/>
        </w:rPr>
        <w:t xml:space="preserve"> </w:t>
      </w:r>
      <w:r>
        <w:rPr>
          <w:sz w:val="24"/>
        </w:rPr>
        <w:t>par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z w:val="24"/>
        </w:rPr>
        <w:t>test,</w:t>
      </w:r>
      <w:r>
        <w:rPr>
          <w:spacing w:val="-5"/>
          <w:sz w:val="24"/>
        </w:rPr>
        <w:t xml:space="preserve"> </w:t>
      </w:r>
      <w:r>
        <w:rPr>
          <w:sz w:val="24"/>
        </w:rPr>
        <w:t>présence</w:t>
      </w:r>
      <w:r>
        <w:rPr>
          <w:spacing w:val="-4"/>
          <w:sz w:val="24"/>
        </w:rPr>
        <w:t xml:space="preserve"> </w:t>
      </w:r>
      <w:r>
        <w:rPr>
          <w:sz w:val="24"/>
        </w:rPr>
        <w:t>d’une</w:t>
      </w:r>
      <w:r>
        <w:rPr>
          <w:spacing w:val="-64"/>
          <w:sz w:val="24"/>
        </w:rPr>
        <w:t xml:space="preserve"> </w:t>
      </w:r>
      <w:r>
        <w:rPr>
          <w:sz w:val="24"/>
        </w:rPr>
        <w:t>différenciation</w:t>
      </w:r>
      <w:r>
        <w:rPr>
          <w:spacing w:val="-1"/>
          <w:sz w:val="24"/>
        </w:rPr>
        <w:t xml:space="preserve"> </w:t>
      </w:r>
      <w:r>
        <w:rPr>
          <w:sz w:val="24"/>
        </w:rPr>
        <w:t>structurelle (détails en annexe)</w:t>
      </w:r>
    </w:p>
    <w:p w14:paraId="36E07BD8" w14:textId="77777777" w:rsidR="008B767B" w:rsidRDefault="00E13715">
      <w:pPr>
        <w:pStyle w:val="Paragraphedeliste"/>
        <w:numPr>
          <w:ilvl w:val="1"/>
          <w:numId w:val="8"/>
        </w:numPr>
        <w:tabs>
          <w:tab w:val="left" w:pos="1979"/>
          <w:tab w:val="left" w:pos="1980"/>
        </w:tabs>
        <w:spacing w:before="0" w:line="275" w:lineRule="exact"/>
        <w:rPr>
          <w:sz w:val="24"/>
        </w:rPr>
      </w:pPr>
      <w:r>
        <w:rPr>
          <w:sz w:val="24"/>
        </w:rPr>
        <w:t>Le scratch collapse test: perte du tonus musculaire ipsilatérale à la lésion</w:t>
      </w:r>
    </w:p>
    <w:p w14:paraId="5CFBD83F" w14:textId="77777777" w:rsidR="008B767B" w:rsidRDefault="008B767B">
      <w:pPr>
        <w:spacing w:line="275" w:lineRule="exact"/>
        <w:rPr>
          <w:sz w:val="24"/>
        </w:rPr>
        <w:sectPr w:rsidR="008B767B">
          <w:pgSz w:w="11920" w:h="16840"/>
          <w:pgMar w:top="1180" w:right="0" w:bottom="280" w:left="180" w:header="720" w:footer="720" w:gutter="0"/>
          <w:cols w:space="720"/>
        </w:sectPr>
      </w:pPr>
    </w:p>
    <w:p w14:paraId="44A3CD5E" w14:textId="77777777" w:rsidR="008B767B" w:rsidRDefault="008B767B">
      <w:pPr>
        <w:pStyle w:val="Corpsdetexte"/>
        <w:rPr>
          <w:sz w:val="20"/>
        </w:rPr>
      </w:pPr>
    </w:p>
    <w:p w14:paraId="5B0A58E0" w14:textId="77777777" w:rsidR="008B767B" w:rsidRDefault="008B767B">
      <w:pPr>
        <w:pStyle w:val="Corpsdetexte"/>
        <w:rPr>
          <w:sz w:val="20"/>
        </w:rPr>
      </w:pPr>
    </w:p>
    <w:p w14:paraId="37007F63" w14:textId="77777777" w:rsidR="008B767B" w:rsidRDefault="008B767B">
      <w:pPr>
        <w:pStyle w:val="Corpsdetexte"/>
        <w:rPr>
          <w:sz w:val="20"/>
        </w:rPr>
      </w:pPr>
    </w:p>
    <w:p w14:paraId="2923D607" w14:textId="77777777" w:rsidR="008B767B" w:rsidRDefault="008B767B">
      <w:pPr>
        <w:pStyle w:val="Corpsdetexte"/>
        <w:rPr>
          <w:sz w:val="20"/>
        </w:rPr>
      </w:pPr>
    </w:p>
    <w:p w14:paraId="5ED694F2" w14:textId="77777777" w:rsidR="008B767B" w:rsidRDefault="008B767B">
      <w:pPr>
        <w:pStyle w:val="Corpsdetexte"/>
        <w:rPr>
          <w:sz w:val="20"/>
        </w:rPr>
      </w:pPr>
    </w:p>
    <w:p w14:paraId="691CEFEA" w14:textId="77777777" w:rsidR="008B767B" w:rsidRDefault="008B767B">
      <w:pPr>
        <w:pStyle w:val="Corpsdetexte"/>
        <w:rPr>
          <w:sz w:val="20"/>
        </w:rPr>
      </w:pPr>
    </w:p>
    <w:p w14:paraId="162CC258" w14:textId="77777777" w:rsidR="008B767B" w:rsidRDefault="008B767B">
      <w:pPr>
        <w:pStyle w:val="Corpsdetexte"/>
        <w:rPr>
          <w:sz w:val="20"/>
        </w:rPr>
      </w:pPr>
    </w:p>
    <w:p w14:paraId="4E2877BE" w14:textId="77777777" w:rsidR="008B767B" w:rsidRDefault="008B767B">
      <w:pPr>
        <w:pStyle w:val="Corpsdetexte"/>
        <w:spacing w:before="7"/>
        <w:rPr>
          <w:sz w:val="18"/>
        </w:rPr>
      </w:pPr>
    </w:p>
    <w:p w14:paraId="0186A2B2" w14:textId="77777777" w:rsidR="008B767B" w:rsidRDefault="004D1966">
      <w:pPr>
        <w:spacing w:before="92"/>
        <w:ind w:left="1260"/>
        <w:rPr>
          <w:sz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5D8FE472" wp14:editId="743BC99F">
                <wp:simplePos x="0" y="0"/>
                <wp:positionH relativeFrom="page">
                  <wp:posOffset>914400</wp:posOffset>
                </wp:positionH>
                <wp:positionV relativeFrom="paragraph">
                  <wp:posOffset>-1158240</wp:posOffset>
                </wp:positionV>
                <wp:extent cx="6661150" cy="1028700"/>
                <wp:effectExtent l="0" t="0" r="0" b="0"/>
                <wp:wrapNone/>
                <wp:docPr id="2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115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40"/>
                              <w:gridCol w:w="4020"/>
                              <w:gridCol w:w="3620"/>
                              <w:gridCol w:w="1980"/>
                            </w:tblGrid>
                            <w:tr w:rsidR="0063415D" w14:paraId="141DACC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840" w:type="dxa"/>
                                  <w:vMerge w:val="restart"/>
                                </w:tcPr>
                                <w:p w14:paraId="3421ABA1" w14:textId="77777777" w:rsidR="0063415D" w:rsidRDefault="0063415D">
                                  <w:pPr>
                                    <w:pStyle w:val="TableParagraph"/>
                                    <w:spacing w:before="7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AC1FCB5" w14:textId="77777777" w:rsidR="0063415D" w:rsidRDefault="0063415D">
                                  <w:pPr>
                                    <w:pStyle w:val="TableParagraph"/>
                                    <w:ind w:left="120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lang w:eastAsia="fr-FR"/>
                                    </w:rPr>
                                    <w:drawing>
                                      <wp:inline distT="0" distB="0" distL="0" distR="0" wp14:anchorId="660A6EEE" wp14:editId="394E99FF">
                                        <wp:extent cx="418642" cy="523303"/>
                                        <wp:effectExtent l="0" t="0" r="0" b="0"/>
                                        <wp:docPr id="9" name="image1.jpe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image1.jpeg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8642" cy="523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640" w:type="dxa"/>
                                  <w:gridSpan w:val="2"/>
                                  <w:vMerge w:val="restart"/>
                                </w:tcPr>
                                <w:p w14:paraId="4F086E97" w14:textId="77777777" w:rsidR="0063415D" w:rsidRDefault="0063415D">
                                  <w:pPr>
                                    <w:pStyle w:val="TableParagraph"/>
                                    <w:spacing w:before="110"/>
                                    <w:ind w:left="1181" w:right="1171"/>
                                    <w:jc w:val="center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0"/>
                                      <w:sz w:val="32"/>
                                    </w:rPr>
                                    <w:t>Dty_Protocole_Type_RIPH3_ou_RHLJ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11877199" w14:textId="77777777" w:rsidR="0063415D" w:rsidRDefault="0063415D">
                                  <w:pPr>
                                    <w:pStyle w:val="TableParagraph"/>
                                    <w:spacing w:before="107"/>
                                    <w:ind w:left="2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Codification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DTY059</w:t>
                                  </w:r>
                                </w:p>
                              </w:tc>
                            </w:tr>
                            <w:tr w:rsidR="0063415D" w14:paraId="3E4924AC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17A6952" w14:textId="77777777" w:rsidR="0063415D" w:rsidRDefault="0063415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4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0274182" w14:textId="77777777" w:rsidR="0063415D" w:rsidRDefault="0063415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5D090672" w14:textId="77777777" w:rsidR="0063415D" w:rsidRDefault="0063415D">
                                  <w:pPr>
                                    <w:pStyle w:val="TableParagraph"/>
                                    <w:spacing w:before="112"/>
                                    <w:ind w:left="5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Version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V3</w:t>
                                  </w:r>
                                </w:p>
                              </w:tc>
                            </w:tr>
                            <w:tr w:rsidR="0063415D" w14:paraId="559DA15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860" w:type="dxa"/>
                                  <w:gridSpan w:val="2"/>
                                </w:tcPr>
                                <w:p w14:paraId="1710AB7C" w14:textId="77777777" w:rsidR="0063415D" w:rsidRDefault="0063415D">
                                  <w:pPr>
                                    <w:pStyle w:val="TableParagraph"/>
                                    <w:spacing w:before="107"/>
                                    <w:ind w:left="2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Emetteur</w:t>
                                  </w:r>
                                  <w:r>
                                    <w:rPr>
                                      <w:spacing w:val="3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:</w:t>
                                  </w:r>
                                  <w:r>
                                    <w:rPr>
                                      <w:spacing w:val="4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D-DR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620" w:type="dxa"/>
                                </w:tcPr>
                                <w:p w14:paraId="758F7515" w14:textId="77777777" w:rsidR="0063415D" w:rsidRDefault="0063415D">
                                  <w:pPr>
                                    <w:pStyle w:val="TableParagraph"/>
                                    <w:spacing w:before="107"/>
                                    <w:ind w:left="3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d’approbation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16/08/2022</w:t>
                                  </w:r>
                                  <w:r>
                                    <w:rPr>
                                      <w:spacing w:val="5"/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00:00:00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right w:val="nil"/>
                                  </w:tcBorders>
                                </w:tcPr>
                                <w:p w14:paraId="1B8B99F2" w14:textId="77777777" w:rsidR="0063415D" w:rsidRDefault="0063415D">
                                  <w:pPr>
                                    <w:pStyle w:val="TableParagraph"/>
                                    <w:spacing w:before="107"/>
                                    <w:ind w:left="6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Pages</w:t>
                                  </w:r>
                                  <w:r>
                                    <w:rPr>
                                      <w:spacing w:val="2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shd w:val="clear" w:color="auto" w:fill="D9D9D9"/>
                                    </w:rPr>
                                    <w:t>5/12</w:t>
                                  </w:r>
                                </w:p>
                              </w:tc>
                            </w:tr>
                          </w:tbl>
                          <w:p w14:paraId="1B4485CB" w14:textId="77777777" w:rsidR="0063415D" w:rsidRDefault="0063415D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FE472" id="Text Box 11" o:spid="_x0000_s1031" type="#_x0000_t202" style="position:absolute;left:0;text-align:left;margin-left:1in;margin-top:-91.2pt;width:524.5pt;height:81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40"/>
                        <w:gridCol w:w="4020"/>
                        <w:gridCol w:w="3620"/>
                        <w:gridCol w:w="1980"/>
                      </w:tblGrid>
                      <w:tr w:rsidR="0063415D" w14:paraId="141DACC9" w14:textId="77777777">
                        <w:trPr>
                          <w:trHeight w:val="430"/>
                        </w:trPr>
                        <w:tc>
                          <w:tcPr>
                            <w:tcW w:w="840" w:type="dxa"/>
                            <w:vMerge w:val="restart"/>
                          </w:tcPr>
                          <w:p w14:paraId="3421ABA1" w14:textId="77777777" w:rsidR="0063415D" w:rsidRDefault="0063415D">
                            <w:pPr>
                              <w:pStyle w:val="TableParagraph"/>
                              <w:spacing w:before="7"/>
                              <w:rPr>
                                <w:sz w:val="11"/>
                              </w:rPr>
                            </w:pPr>
                          </w:p>
                          <w:p w14:paraId="0AC1FCB5" w14:textId="77777777" w:rsidR="0063415D" w:rsidRDefault="0063415D">
                            <w:pPr>
                              <w:pStyle w:val="TableParagraph"/>
                              <w:ind w:left="120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eastAsia="fr-FR"/>
                              </w:rPr>
                              <w:drawing>
                                <wp:inline distT="0" distB="0" distL="0" distR="0" wp14:anchorId="660A6EEE" wp14:editId="394E99FF">
                                  <wp:extent cx="418642" cy="523303"/>
                                  <wp:effectExtent l="0" t="0" r="0" b="0"/>
                                  <wp:docPr id="9" name="image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1.jpeg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642" cy="5233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640" w:type="dxa"/>
                            <w:gridSpan w:val="2"/>
                            <w:vMerge w:val="restart"/>
                          </w:tcPr>
                          <w:p w14:paraId="4F086E97" w14:textId="77777777" w:rsidR="0063415D" w:rsidRDefault="0063415D">
                            <w:pPr>
                              <w:pStyle w:val="TableParagraph"/>
                              <w:spacing w:before="110"/>
                              <w:ind w:left="1181" w:right="1171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32"/>
                              </w:rPr>
                              <w:t>Dty_Protocole_Type_RIPH3_ou_RHLJ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11877199" w14:textId="77777777" w:rsidR="0063415D" w:rsidRDefault="0063415D">
                            <w:pPr>
                              <w:pStyle w:val="TableParagraph"/>
                              <w:spacing w:before="107"/>
                              <w:ind w:left="2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Codification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DTY059</w:t>
                            </w:r>
                          </w:p>
                        </w:tc>
                      </w:tr>
                      <w:tr w:rsidR="0063415D" w14:paraId="3E4924AC" w14:textId="77777777">
                        <w:trPr>
                          <w:trHeight w:val="649"/>
                        </w:trPr>
                        <w:tc>
                          <w:tcPr>
                            <w:tcW w:w="840" w:type="dxa"/>
                            <w:vMerge/>
                            <w:tcBorders>
                              <w:top w:val="nil"/>
                            </w:tcBorders>
                          </w:tcPr>
                          <w:p w14:paraId="517A6952" w14:textId="77777777" w:rsidR="0063415D" w:rsidRDefault="0063415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4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60274182" w14:textId="77777777" w:rsidR="0063415D" w:rsidRDefault="0063415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5D090672" w14:textId="77777777" w:rsidR="0063415D" w:rsidRDefault="0063415D">
                            <w:pPr>
                              <w:pStyle w:val="TableParagraph"/>
                              <w:spacing w:before="112"/>
                              <w:ind w:left="5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Version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 xml:space="preserve"> :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V3</w:t>
                            </w:r>
                          </w:p>
                        </w:tc>
                      </w:tr>
                      <w:tr w:rsidR="0063415D" w14:paraId="559DA15E" w14:textId="77777777">
                        <w:trPr>
                          <w:trHeight w:val="430"/>
                        </w:trPr>
                        <w:tc>
                          <w:tcPr>
                            <w:tcW w:w="4860" w:type="dxa"/>
                            <w:gridSpan w:val="2"/>
                          </w:tcPr>
                          <w:p w14:paraId="1710AB7C" w14:textId="77777777" w:rsidR="0063415D" w:rsidRDefault="0063415D">
                            <w:pPr>
                              <w:pStyle w:val="TableParagraph"/>
                              <w:spacing w:before="107"/>
                              <w:ind w:left="22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Emetteur</w:t>
                            </w:r>
                            <w:r>
                              <w:rPr>
                                <w:spacing w:val="3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:</w:t>
                            </w:r>
                            <w:r>
                              <w:rPr>
                                <w:spacing w:val="4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D-DR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620" w:type="dxa"/>
                          </w:tcPr>
                          <w:p w14:paraId="758F7515" w14:textId="77777777" w:rsidR="0063415D" w:rsidRDefault="0063415D">
                            <w:pPr>
                              <w:pStyle w:val="TableParagraph"/>
                              <w:spacing w:before="107"/>
                              <w:ind w:left="31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Date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d’approbation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16/08/2022</w:t>
                            </w:r>
                            <w:r>
                              <w:rPr>
                                <w:spacing w:val="5"/>
                                <w:w w:val="80"/>
                                <w:sz w:val="20"/>
                                <w:shd w:val="clear" w:color="auto" w:fill="D9D9D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00:00:00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right w:val="nil"/>
                            </w:tcBorders>
                          </w:tcPr>
                          <w:p w14:paraId="1B8B99F2" w14:textId="77777777" w:rsidR="0063415D" w:rsidRDefault="0063415D">
                            <w:pPr>
                              <w:pStyle w:val="TableParagraph"/>
                              <w:spacing w:before="107"/>
                              <w:ind w:left="66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Pages</w:t>
                            </w:r>
                            <w:r>
                              <w:rPr>
                                <w:spacing w:val="2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0"/>
                                <w:shd w:val="clear" w:color="auto" w:fill="D9D9D9"/>
                              </w:rPr>
                              <w:t>5/12</w:t>
                            </w:r>
                          </w:p>
                        </w:tc>
                      </w:tr>
                    </w:tbl>
                    <w:p w14:paraId="1B4485CB" w14:textId="77777777" w:rsidR="0063415D" w:rsidRDefault="0063415D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13715">
        <w:rPr>
          <w:sz w:val="24"/>
        </w:rPr>
        <w:t>Etape 3:</w:t>
      </w:r>
    </w:p>
    <w:p w14:paraId="251C4502" w14:textId="77777777" w:rsidR="008B767B" w:rsidRDefault="008B767B">
      <w:pPr>
        <w:pStyle w:val="Corpsdetexte"/>
        <w:spacing w:before="6"/>
        <w:rPr>
          <w:sz w:val="25"/>
        </w:rPr>
      </w:pPr>
    </w:p>
    <w:p w14:paraId="48901600" w14:textId="7594562A" w:rsidR="008B767B" w:rsidRDefault="00E13715">
      <w:pPr>
        <w:spacing w:line="249" w:lineRule="auto"/>
        <w:ind w:left="1260" w:right="1520"/>
        <w:rPr>
          <w:ins w:id="149" w:author="BAJEUX Emma" w:date="2024-05-24T11:33:00Z"/>
          <w:sz w:val="24"/>
        </w:rPr>
      </w:pPr>
      <w:r>
        <w:rPr>
          <w:sz w:val="24"/>
        </w:rPr>
        <w:t>Puis, l’examen clinique standard sera effectué par le praticien</w:t>
      </w:r>
      <w:ins w:id="150" w:author="BAJEUX Emma" w:date="2024-05-24T10:57:00Z">
        <w:r w:rsidR="004B65D7">
          <w:rPr>
            <w:sz w:val="24"/>
          </w:rPr>
          <w:t>, conformément aux recommandations de bonne pratique</w:t>
        </w:r>
      </w:ins>
      <w:r>
        <w:rPr>
          <w:sz w:val="24"/>
        </w:rPr>
        <w:t xml:space="preserve"> (évaluation des</w:t>
      </w:r>
      <w:r>
        <w:rPr>
          <w:spacing w:val="1"/>
          <w:sz w:val="24"/>
        </w:rPr>
        <w:t xml:space="preserve"> </w:t>
      </w:r>
      <w:r>
        <w:rPr>
          <w:sz w:val="24"/>
        </w:rPr>
        <w:t>douleurs radiculaires, réflexes ostéotendineux, sensibilité épicritique, paresthésies</w:t>
      </w:r>
      <w:r>
        <w:rPr>
          <w:spacing w:val="1"/>
          <w:sz w:val="24"/>
        </w:rPr>
        <w:t xml:space="preserve"> </w:t>
      </w:r>
      <w:r>
        <w:rPr>
          <w:sz w:val="24"/>
        </w:rPr>
        <w:t>ou engourdissement, force musculaire selon MRC) ainsi que la</w:t>
      </w:r>
      <w:r>
        <w:rPr>
          <w:spacing w:val="1"/>
          <w:sz w:val="24"/>
        </w:rPr>
        <w:t xml:space="preserve"> </w:t>
      </w:r>
      <w:r>
        <w:rPr>
          <w:sz w:val="24"/>
        </w:rPr>
        <w:t>lecture de l’IRM afin</w:t>
      </w:r>
      <w:r>
        <w:rPr>
          <w:spacing w:val="-65"/>
          <w:sz w:val="24"/>
        </w:rPr>
        <w:t xml:space="preserve"> </w:t>
      </w:r>
      <w:ins w:id="151" w:author="BAJEUX Emma" w:date="2024-05-24T10:58:00Z">
        <w:r w:rsidR="004B65D7">
          <w:rPr>
            <w:spacing w:val="-65"/>
            <w:sz w:val="24"/>
          </w:rPr>
          <w:t xml:space="preserve">  </w:t>
        </w:r>
      </w:ins>
      <w:r>
        <w:rPr>
          <w:sz w:val="24"/>
        </w:rPr>
        <w:t xml:space="preserve">de </w:t>
      </w:r>
      <w:proofErr w:type="spellStart"/>
      <w:r>
        <w:rPr>
          <w:sz w:val="24"/>
        </w:rPr>
        <w:t>classer</w:t>
      </w:r>
      <w:del w:id="152" w:author="BAJEUX Emma" w:date="2024-05-24T11:32:00Z">
        <w:r w:rsidDel="000A076D">
          <w:rPr>
            <w:sz w:val="24"/>
          </w:rPr>
          <w:delText xml:space="preserve"> les patients inclus selon le gold standard</w:delText>
        </w:r>
      </w:del>
      <w:ins w:id="153" w:author="BAJEUX Emma" w:date="2024-05-24T11:32:00Z">
        <w:r w:rsidR="000A076D">
          <w:rPr>
            <w:sz w:val="24"/>
          </w:rPr>
          <w:t>de</w:t>
        </w:r>
        <w:proofErr w:type="spellEnd"/>
        <w:r w:rsidR="000A076D">
          <w:rPr>
            <w:sz w:val="24"/>
          </w:rPr>
          <w:t xml:space="preserve"> poser le diagnostic ou non de NCB</w:t>
        </w:r>
      </w:ins>
      <w:r>
        <w:rPr>
          <w:sz w:val="24"/>
        </w:rPr>
        <w:t>.</w:t>
      </w:r>
    </w:p>
    <w:p w14:paraId="56BA8EA1" w14:textId="7A7DC0C0" w:rsidR="000A076D" w:rsidRDefault="000A076D">
      <w:pPr>
        <w:spacing w:line="249" w:lineRule="auto"/>
        <w:ind w:left="1260" w:right="1520"/>
        <w:rPr>
          <w:sz w:val="24"/>
        </w:rPr>
      </w:pPr>
    </w:p>
    <w:p w14:paraId="5AA8CCC9" w14:textId="77777777" w:rsidR="008B767B" w:rsidRDefault="008B767B">
      <w:pPr>
        <w:pStyle w:val="Corpsdetexte"/>
        <w:spacing w:before="1"/>
        <w:rPr>
          <w:sz w:val="24"/>
        </w:rPr>
      </w:pPr>
    </w:p>
    <w:p w14:paraId="18C527D1" w14:textId="77777777" w:rsidR="008B767B" w:rsidRDefault="00E13715">
      <w:pPr>
        <w:ind w:left="1260"/>
        <w:rPr>
          <w:sz w:val="24"/>
        </w:rPr>
      </w:pPr>
      <w:r>
        <w:rPr>
          <w:sz w:val="24"/>
        </w:rPr>
        <w:t>Etape 4:</w:t>
      </w:r>
    </w:p>
    <w:p w14:paraId="5E954CDF" w14:textId="77777777" w:rsidR="008B767B" w:rsidRDefault="008B767B">
      <w:pPr>
        <w:pStyle w:val="Corpsdetexte"/>
        <w:spacing w:before="7"/>
        <w:rPr>
          <w:sz w:val="25"/>
        </w:rPr>
      </w:pPr>
    </w:p>
    <w:p w14:paraId="20B2FFF3" w14:textId="5BFB13DE" w:rsidR="008B767B" w:rsidRDefault="004B65D7">
      <w:pPr>
        <w:spacing w:line="249" w:lineRule="auto"/>
        <w:ind w:left="1260" w:right="1766"/>
        <w:rPr>
          <w:sz w:val="24"/>
        </w:rPr>
      </w:pPr>
      <w:ins w:id="154" w:author="BAJEUX Emma" w:date="2024-05-24T11:02:00Z">
        <w:r>
          <w:rPr>
            <w:sz w:val="24"/>
          </w:rPr>
          <w:t xml:space="preserve">Au terme de la consultation, </w:t>
        </w:r>
      </w:ins>
      <w:del w:id="155" w:author="BAJEUX Emma" w:date="2024-05-24T11:02:00Z">
        <w:r w:rsidR="00E13715" w:rsidDel="004B65D7">
          <w:rPr>
            <w:sz w:val="24"/>
          </w:rPr>
          <w:delText>U</w:delText>
        </w:r>
      </w:del>
      <w:ins w:id="156" w:author="BAJEUX Emma" w:date="2024-05-24T11:02:00Z">
        <w:r>
          <w:rPr>
            <w:sz w:val="24"/>
          </w:rPr>
          <w:t>u</w:t>
        </w:r>
      </w:ins>
      <w:r w:rsidR="00E13715">
        <w:rPr>
          <w:sz w:val="24"/>
        </w:rPr>
        <w:t>n</w:t>
      </w:r>
      <w:r w:rsidR="00E13715">
        <w:rPr>
          <w:spacing w:val="-3"/>
          <w:sz w:val="24"/>
        </w:rPr>
        <w:t xml:space="preserve"> </w:t>
      </w:r>
      <w:r w:rsidR="00E13715">
        <w:rPr>
          <w:sz w:val="24"/>
        </w:rPr>
        <w:t>examinateur</w:t>
      </w:r>
      <w:r w:rsidR="00E13715">
        <w:rPr>
          <w:spacing w:val="-2"/>
          <w:sz w:val="24"/>
        </w:rPr>
        <w:t xml:space="preserve"> </w:t>
      </w:r>
      <w:r w:rsidR="00E13715">
        <w:rPr>
          <w:sz w:val="24"/>
        </w:rPr>
        <w:t>formé</w:t>
      </w:r>
      <w:r w:rsidR="00E13715">
        <w:rPr>
          <w:spacing w:val="-2"/>
          <w:sz w:val="24"/>
        </w:rPr>
        <w:t xml:space="preserve"> </w:t>
      </w:r>
      <w:r w:rsidR="00E13715">
        <w:rPr>
          <w:sz w:val="24"/>
        </w:rPr>
        <w:t>et</w:t>
      </w:r>
      <w:r w:rsidR="00E13715">
        <w:rPr>
          <w:spacing w:val="-2"/>
          <w:sz w:val="24"/>
        </w:rPr>
        <w:t xml:space="preserve"> </w:t>
      </w:r>
      <w:r w:rsidR="00E13715">
        <w:rPr>
          <w:sz w:val="24"/>
        </w:rPr>
        <w:t>entraîné</w:t>
      </w:r>
      <w:r w:rsidR="00E13715">
        <w:rPr>
          <w:spacing w:val="-2"/>
          <w:sz w:val="24"/>
        </w:rPr>
        <w:t xml:space="preserve"> </w:t>
      </w:r>
      <w:r w:rsidR="00E13715">
        <w:rPr>
          <w:sz w:val="24"/>
        </w:rPr>
        <w:t>(chirurgiens</w:t>
      </w:r>
      <w:r w:rsidR="00E13715">
        <w:rPr>
          <w:spacing w:val="-2"/>
          <w:sz w:val="24"/>
        </w:rPr>
        <w:t xml:space="preserve"> </w:t>
      </w:r>
      <w:r w:rsidR="00E13715">
        <w:rPr>
          <w:sz w:val="24"/>
        </w:rPr>
        <w:t>ou</w:t>
      </w:r>
      <w:r w:rsidR="00E13715">
        <w:rPr>
          <w:spacing w:val="-2"/>
          <w:sz w:val="24"/>
        </w:rPr>
        <w:t xml:space="preserve"> </w:t>
      </w:r>
      <w:r w:rsidR="00E13715">
        <w:rPr>
          <w:sz w:val="24"/>
        </w:rPr>
        <w:t>internes</w:t>
      </w:r>
      <w:r w:rsidR="00E13715">
        <w:rPr>
          <w:spacing w:val="-2"/>
          <w:sz w:val="24"/>
        </w:rPr>
        <w:t xml:space="preserve"> </w:t>
      </w:r>
      <w:r w:rsidR="00E13715">
        <w:rPr>
          <w:sz w:val="24"/>
        </w:rPr>
        <w:t>de</w:t>
      </w:r>
      <w:r w:rsidR="00E13715">
        <w:rPr>
          <w:spacing w:val="-3"/>
          <w:sz w:val="24"/>
        </w:rPr>
        <w:t xml:space="preserve"> </w:t>
      </w:r>
      <w:r w:rsidR="00E13715">
        <w:rPr>
          <w:sz w:val="24"/>
        </w:rPr>
        <w:t>chirurgie)</w:t>
      </w:r>
      <w:r w:rsidR="00E13715">
        <w:rPr>
          <w:spacing w:val="-2"/>
          <w:sz w:val="24"/>
        </w:rPr>
        <w:t xml:space="preserve"> </w:t>
      </w:r>
      <w:r w:rsidR="00E13715">
        <w:rPr>
          <w:sz w:val="24"/>
        </w:rPr>
        <w:t>effectuera</w:t>
      </w:r>
      <w:r w:rsidR="00E13715">
        <w:rPr>
          <w:spacing w:val="-63"/>
          <w:sz w:val="24"/>
        </w:rPr>
        <w:t xml:space="preserve"> </w:t>
      </w:r>
      <w:r w:rsidR="00E13715">
        <w:rPr>
          <w:sz w:val="24"/>
        </w:rPr>
        <w:t>en aveugle des premiers résultats des test</w:t>
      </w:r>
      <w:ins w:id="157" w:author="BAJEUX Emma" w:date="2024-05-24T11:01:00Z">
        <w:r>
          <w:rPr>
            <w:sz w:val="24"/>
          </w:rPr>
          <w:t>, de l’examen clinique et des résultats d’</w:t>
        </w:r>
      </w:ins>
      <w:ins w:id="158" w:author="BAJEUX Emma" w:date="2024-05-24T11:02:00Z">
        <w:r>
          <w:rPr>
            <w:sz w:val="24"/>
          </w:rPr>
          <w:t>IRM</w:t>
        </w:r>
      </w:ins>
      <w:ins w:id="159" w:author="BAJEUX Emma" w:date="2024-05-24T11:01:00Z">
        <w:r>
          <w:rPr>
            <w:sz w:val="24"/>
          </w:rPr>
          <w:t xml:space="preserve"> </w:t>
        </w:r>
      </w:ins>
      <w:del w:id="160" w:author="BAJEUX Emma" w:date="2024-05-24T11:02:00Z">
        <w:r w:rsidR="00E13715" w:rsidDel="004B65D7">
          <w:rPr>
            <w:sz w:val="24"/>
          </w:rPr>
          <w:delText xml:space="preserve"> et du résultat du gold standard </w:delText>
        </w:r>
      </w:del>
      <w:r w:rsidR="00E13715">
        <w:rPr>
          <w:sz w:val="24"/>
        </w:rPr>
        <w:t>une</w:t>
      </w:r>
      <w:r w:rsidR="00E13715">
        <w:rPr>
          <w:spacing w:val="1"/>
          <w:sz w:val="24"/>
        </w:rPr>
        <w:t xml:space="preserve"> </w:t>
      </w:r>
      <w:r w:rsidR="00E13715">
        <w:rPr>
          <w:sz w:val="24"/>
        </w:rPr>
        <w:t>seconde exécution des tests pour évaluation de la reproductibilité.</w:t>
      </w:r>
    </w:p>
    <w:p w14:paraId="0E11C733" w14:textId="77777777" w:rsidR="008B767B" w:rsidRDefault="008B767B">
      <w:pPr>
        <w:pStyle w:val="Corpsdetexte"/>
        <w:rPr>
          <w:sz w:val="26"/>
        </w:rPr>
      </w:pPr>
    </w:p>
    <w:p w14:paraId="01D2B8D0" w14:textId="4237D583" w:rsidR="008B767B" w:rsidRDefault="00E13715">
      <w:pPr>
        <w:spacing w:before="1" w:line="249" w:lineRule="auto"/>
        <w:ind w:left="1260" w:right="1762"/>
        <w:rPr>
          <w:sz w:val="24"/>
        </w:rPr>
      </w:pPr>
      <w:commentRangeStart w:id="161"/>
      <w:del w:id="162" w:author="BAJEUX Emma" w:date="2024-05-24T11:03:00Z">
        <w:r w:rsidDel="004B65D7">
          <w:rPr>
            <w:sz w:val="24"/>
          </w:rPr>
          <w:delText>La reproductibilité intra observateur sera vérifiée par le même protocole lors d’une</w:delText>
        </w:r>
        <w:r w:rsidDel="004B65D7">
          <w:rPr>
            <w:spacing w:val="-65"/>
            <w:sz w:val="24"/>
          </w:rPr>
          <w:delText xml:space="preserve"> </w:delText>
        </w:r>
        <w:r w:rsidDel="004B65D7">
          <w:rPr>
            <w:sz w:val="24"/>
          </w:rPr>
          <w:delText>consultation de suivie ou hospitalisation ultérieure</w:delText>
        </w:r>
      </w:del>
      <w:commentRangeEnd w:id="161"/>
      <w:r w:rsidR="004B65D7">
        <w:rPr>
          <w:rStyle w:val="Marquedecommentaire"/>
        </w:rPr>
        <w:commentReference w:id="161"/>
      </w:r>
    </w:p>
    <w:p w14:paraId="0C08AD00" w14:textId="77777777" w:rsidR="008B767B" w:rsidRDefault="008B767B">
      <w:pPr>
        <w:pStyle w:val="Corpsdetexte"/>
        <w:spacing w:before="4"/>
        <w:rPr>
          <w:sz w:val="24"/>
        </w:rPr>
      </w:pPr>
    </w:p>
    <w:p w14:paraId="43E19DA3" w14:textId="08CFE4A6" w:rsidR="008B767B" w:rsidRDefault="00E13715">
      <w:pPr>
        <w:spacing w:line="249" w:lineRule="auto"/>
        <w:ind w:left="1260" w:right="2121"/>
        <w:rPr>
          <w:ins w:id="163" w:author="BAJEUX Emma" w:date="2024-05-24T11:12:00Z"/>
          <w:sz w:val="24"/>
        </w:rPr>
      </w:pPr>
      <w:r>
        <w:rPr>
          <w:sz w:val="24"/>
        </w:rPr>
        <w:t>Il n’y a donc pas de consultation supplémentaire ou d’examen complémentaire</w:t>
      </w:r>
      <w:r>
        <w:rPr>
          <w:spacing w:val="-65"/>
          <w:sz w:val="24"/>
        </w:rPr>
        <w:t xml:space="preserve"> </w:t>
      </w:r>
      <w:r>
        <w:rPr>
          <w:sz w:val="24"/>
        </w:rPr>
        <w:t>surajouté que</w:t>
      </w:r>
      <w:r>
        <w:rPr>
          <w:spacing w:val="1"/>
          <w:sz w:val="24"/>
        </w:rPr>
        <w:t xml:space="preserve"> </w:t>
      </w:r>
      <w:r>
        <w:rPr>
          <w:sz w:val="24"/>
        </w:rPr>
        <w:t>d’ordinaire.</w:t>
      </w:r>
    </w:p>
    <w:p w14:paraId="2A837040" w14:textId="0F7606B8" w:rsidR="00EF3369" w:rsidRDefault="00EF3369">
      <w:pPr>
        <w:spacing w:line="249" w:lineRule="auto"/>
        <w:ind w:left="1260" w:right="2121"/>
        <w:rPr>
          <w:ins w:id="164" w:author="BAJEUX Emma" w:date="2024-05-24T11:12:00Z"/>
          <w:sz w:val="24"/>
        </w:rPr>
      </w:pPr>
    </w:p>
    <w:p w14:paraId="40408D73" w14:textId="77777777" w:rsidR="00EF3369" w:rsidRDefault="00EF3369">
      <w:pPr>
        <w:spacing w:line="249" w:lineRule="auto"/>
        <w:ind w:left="1260" w:right="2121"/>
        <w:rPr>
          <w:ins w:id="165" w:author="BAJEUX Emma" w:date="2024-05-24T11:13:00Z"/>
          <w:sz w:val="24"/>
        </w:rPr>
      </w:pPr>
      <w:ins w:id="166" w:author="BAJEUX Emma" w:date="2024-05-24T11:13:00Z">
        <w:r>
          <w:rPr>
            <w:sz w:val="24"/>
          </w:rPr>
          <w:t>C</w:t>
        </w:r>
      </w:ins>
      <w:ins w:id="167" w:author="BAJEUX Emma" w:date="2024-05-24T11:12:00Z">
        <w:r>
          <w:rPr>
            <w:sz w:val="24"/>
          </w:rPr>
          <w:t xml:space="preserve">es données seront recueillies dans un cahier d’observation </w:t>
        </w:r>
      </w:ins>
      <w:ins w:id="168" w:author="BAJEUX Emma" w:date="2024-05-24T11:13:00Z">
        <w:r>
          <w:rPr>
            <w:sz w:val="24"/>
          </w:rPr>
          <w:t>de façon prospectives.</w:t>
        </w:r>
      </w:ins>
    </w:p>
    <w:p w14:paraId="3FEAB39B" w14:textId="77777777" w:rsidR="00EF3369" w:rsidRDefault="00EF3369">
      <w:pPr>
        <w:spacing w:line="249" w:lineRule="auto"/>
        <w:ind w:left="1260" w:right="2121"/>
        <w:rPr>
          <w:ins w:id="169" w:author="BAJEUX Emma" w:date="2024-05-24T11:13:00Z"/>
          <w:sz w:val="24"/>
        </w:rPr>
      </w:pPr>
      <w:ins w:id="170" w:author="BAJEUX Emma" w:date="2024-05-24T11:13:00Z">
        <w:r>
          <w:rPr>
            <w:sz w:val="24"/>
          </w:rPr>
          <w:t xml:space="preserve">Par ailleurs les </w:t>
        </w:r>
        <w:commentRangeStart w:id="171"/>
        <w:r>
          <w:rPr>
            <w:sz w:val="24"/>
          </w:rPr>
          <w:t>données</w:t>
        </w:r>
      </w:ins>
      <w:commentRangeEnd w:id="171"/>
      <w:ins w:id="172" w:author="BAJEUX Emma" w:date="2024-05-24T11:34:00Z">
        <w:r w:rsidR="000A076D">
          <w:rPr>
            <w:rStyle w:val="Marquedecommentaire"/>
          </w:rPr>
          <w:commentReference w:id="171"/>
        </w:r>
      </w:ins>
      <w:ins w:id="173" w:author="BAJEUX Emma" w:date="2024-05-24T11:13:00Z">
        <w:r>
          <w:rPr>
            <w:sz w:val="24"/>
          </w:rPr>
          <w:t xml:space="preserve"> suivantes seront recueillies de façon rétrospective dans le dossier du patient :</w:t>
        </w:r>
      </w:ins>
    </w:p>
    <w:p w14:paraId="1D80D8B8" w14:textId="77777777" w:rsidR="00EF3369" w:rsidRDefault="00EF3369" w:rsidP="00EF3369">
      <w:pPr>
        <w:pStyle w:val="Paragraphedeliste"/>
        <w:numPr>
          <w:ilvl w:val="0"/>
          <w:numId w:val="8"/>
        </w:numPr>
        <w:spacing w:line="249" w:lineRule="auto"/>
        <w:ind w:right="2121"/>
        <w:rPr>
          <w:ins w:id="174" w:author="BAJEUX Emma" w:date="2024-05-24T11:13:00Z"/>
          <w:sz w:val="24"/>
        </w:rPr>
      </w:pPr>
      <w:ins w:id="175" w:author="BAJEUX Emma" w:date="2024-05-24T11:13:00Z">
        <w:r>
          <w:rPr>
            <w:sz w:val="24"/>
          </w:rPr>
          <w:t>Age,</w:t>
        </w:r>
      </w:ins>
    </w:p>
    <w:p w14:paraId="07FA7B67" w14:textId="5F74B261" w:rsidR="00EF3369" w:rsidRDefault="00EF3369" w:rsidP="00EF3369">
      <w:pPr>
        <w:pStyle w:val="Paragraphedeliste"/>
        <w:numPr>
          <w:ilvl w:val="0"/>
          <w:numId w:val="8"/>
        </w:numPr>
        <w:spacing w:line="249" w:lineRule="auto"/>
        <w:ind w:right="2121"/>
        <w:rPr>
          <w:ins w:id="176" w:author="BAJEUX Emma" w:date="2024-05-24T11:13:00Z"/>
          <w:sz w:val="24"/>
        </w:rPr>
      </w:pPr>
      <w:ins w:id="177" w:author="BAJEUX Emma" w:date="2024-05-24T11:13:00Z">
        <w:r>
          <w:rPr>
            <w:sz w:val="24"/>
          </w:rPr>
          <w:t>Sexe</w:t>
        </w:r>
      </w:ins>
    </w:p>
    <w:p w14:paraId="1AEC2F79" w14:textId="13BFB7B7" w:rsidR="00EF3369" w:rsidRDefault="00EF3369" w:rsidP="00EF3369">
      <w:pPr>
        <w:pStyle w:val="Paragraphedeliste"/>
        <w:numPr>
          <w:ilvl w:val="0"/>
          <w:numId w:val="8"/>
        </w:numPr>
        <w:spacing w:line="249" w:lineRule="auto"/>
        <w:ind w:right="2121"/>
        <w:rPr>
          <w:ins w:id="178" w:author="BAJEUX Emma" w:date="2024-05-24T11:14:00Z"/>
          <w:sz w:val="24"/>
        </w:rPr>
      </w:pPr>
      <w:ins w:id="179" w:author="BAJEUX Emma" w:date="2024-05-24T11:13:00Z">
        <w:r>
          <w:rPr>
            <w:sz w:val="24"/>
          </w:rPr>
          <w:t>Antécédents notables</w:t>
        </w:r>
      </w:ins>
    </w:p>
    <w:p w14:paraId="3CF7B0FC" w14:textId="5EBFBA68" w:rsidR="00EF3369" w:rsidRDefault="00EF3369" w:rsidP="00EF3369">
      <w:pPr>
        <w:pStyle w:val="Paragraphedeliste"/>
        <w:numPr>
          <w:ilvl w:val="0"/>
          <w:numId w:val="8"/>
        </w:numPr>
        <w:spacing w:line="249" w:lineRule="auto"/>
        <w:ind w:right="2121"/>
        <w:rPr>
          <w:ins w:id="180" w:author="BAJEUX Emma" w:date="2024-05-24T11:13:00Z"/>
          <w:sz w:val="24"/>
        </w:rPr>
      </w:pPr>
      <w:ins w:id="181" w:author="BAJEUX Emma" w:date="2024-05-24T11:14:00Z">
        <w:r>
          <w:rPr>
            <w:sz w:val="24"/>
          </w:rPr>
          <w:t>Profession</w:t>
        </w:r>
      </w:ins>
    </w:p>
    <w:p w14:paraId="3DEC6E8D" w14:textId="7C5EFE18" w:rsidR="00EF3369" w:rsidRDefault="00EF3369" w:rsidP="00EF3369">
      <w:pPr>
        <w:pStyle w:val="Paragraphedeliste"/>
        <w:numPr>
          <w:ilvl w:val="0"/>
          <w:numId w:val="8"/>
        </w:numPr>
        <w:spacing w:line="249" w:lineRule="auto"/>
        <w:ind w:right="2121"/>
        <w:rPr>
          <w:ins w:id="182" w:author="BAJEUX Emma" w:date="2024-05-24T11:14:00Z"/>
          <w:sz w:val="24"/>
        </w:rPr>
      </w:pPr>
      <w:ins w:id="183" w:author="BAJEUX Emma" w:date="2024-05-24T11:13:00Z">
        <w:r>
          <w:rPr>
            <w:sz w:val="24"/>
          </w:rPr>
          <w:t xml:space="preserve">Parcours de soin (infiltrations </w:t>
        </w:r>
        <w:proofErr w:type="spellStart"/>
        <w:r>
          <w:rPr>
            <w:sz w:val="24"/>
          </w:rPr>
          <w:t>antériieures</w:t>
        </w:r>
        <w:proofErr w:type="spellEnd"/>
        <w:r>
          <w:rPr>
            <w:sz w:val="24"/>
          </w:rPr>
          <w:t>)</w:t>
        </w:r>
      </w:ins>
      <w:ins w:id="184" w:author="BAJEUX Emma" w:date="2024-05-24T11:12:00Z">
        <w:r w:rsidRPr="00EF3369">
          <w:rPr>
            <w:sz w:val="24"/>
          </w:rPr>
          <w:t xml:space="preserve"> </w:t>
        </w:r>
      </w:ins>
    </w:p>
    <w:p w14:paraId="6346E883" w14:textId="7BD7F0E1" w:rsidR="00EF3369" w:rsidRPr="00EF3369" w:rsidRDefault="00EF3369" w:rsidP="00EF3369">
      <w:pPr>
        <w:pStyle w:val="Paragraphedeliste"/>
        <w:numPr>
          <w:ilvl w:val="0"/>
          <w:numId w:val="8"/>
        </w:numPr>
        <w:spacing w:line="249" w:lineRule="auto"/>
        <w:ind w:right="2121"/>
        <w:rPr>
          <w:sz w:val="24"/>
        </w:rPr>
      </w:pPr>
      <w:ins w:id="185" w:author="BAJEUX Emma" w:date="2024-05-24T11:14:00Z">
        <w:r>
          <w:rPr>
            <w:sz w:val="24"/>
          </w:rPr>
          <w:t>…</w:t>
        </w:r>
      </w:ins>
    </w:p>
    <w:p w14:paraId="41694F5F" w14:textId="77777777" w:rsidR="008B767B" w:rsidRDefault="008B767B">
      <w:pPr>
        <w:pStyle w:val="Corpsdetexte"/>
        <w:spacing w:before="11"/>
        <w:rPr>
          <w:sz w:val="38"/>
        </w:rPr>
      </w:pPr>
    </w:p>
    <w:p w14:paraId="0016BFEA" w14:textId="77777777" w:rsidR="008B767B" w:rsidRDefault="00E13715">
      <w:pPr>
        <w:pStyle w:val="Titre2"/>
      </w:pPr>
      <w:r>
        <w:rPr>
          <w:w w:val="80"/>
        </w:rPr>
        <w:t>NOMBRE</w:t>
      </w:r>
      <w:r>
        <w:rPr>
          <w:spacing w:val="15"/>
          <w:w w:val="80"/>
        </w:rPr>
        <w:t xml:space="preserve"> </w:t>
      </w:r>
      <w:r>
        <w:rPr>
          <w:w w:val="80"/>
        </w:rPr>
        <w:t>DE</w:t>
      </w:r>
      <w:r>
        <w:rPr>
          <w:spacing w:val="16"/>
          <w:w w:val="80"/>
        </w:rPr>
        <w:t xml:space="preserve"> </w:t>
      </w:r>
      <w:r>
        <w:rPr>
          <w:w w:val="80"/>
        </w:rPr>
        <w:t>CENTRES</w:t>
      </w:r>
    </w:p>
    <w:p w14:paraId="03CD23AB" w14:textId="77777777" w:rsidR="008B767B" w:rsidRDefault="00E13715">
      <w:pPr>
        <w:spacing w:before="11"/>
        <w:ind w:left="1260"/>
        <w:rPr>
          <w:sz w:val="24"/>
        </w:rPr>
      </w:pPr>
      <w:r>
        <w:rPr>
          <w:w w:val="80"/>
          <w:sz w:val="24"/>
        </w:rPr>
        <w:t>1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centre</w:t>
      </w:r>
    </w:p>
    <w:p w14:paraId="6FDDF850" w14:textId="77777777" w:rsidR="008B767B" w:rsidRDefault="008B767B">
      <w:pPr>
        <w:pStyle w:val="Corpsdetexte"/>
        <w:rPr>
          <w:sz w:val="39"/>
        </w:rPr>
      </w:pPr>
    </w:p>
    <w:p w14:paraId="318C0E77" w14:textId="77777777" w:rsidR="008B767B" w:rsidRDefault="00E13715">
      <w:pPr>
        <w:pStyle w:val="Titre2"/>
      </w:pPr>
      <w:r>
        <w:rPr>
          <w:w w:val="80"/>
        </w:rPr>
        <w:t>JUSTIFICATION</w:t>
      </w:r>
      <w:r>
        <w:rPr>
          <w:spacing w:val="14"/>
          <w:w w:val="80"/>
        </w:rPr>
        <w:t xml:space="preserve"> </w:t>
      </w:r>
      <w:r>
        <w:rPr>
          <w:w w:val="80"/>
        </w:rPr>
        <w:t>DU</w:t>
      </w:r>
      <w:r>
        <w:rPr>
          <w:spacing w:val="15"/>
          <w:w w:val="80"/>
        </w:rPr>
        <w:t xml:space="preserve"> </w:t>
      </w:r>
      <w:r>
        <w:rPr>
          <w:w w:val="80"/>
        </w:rPr>
        <w:t>NOMBRE</w:t>
      </w:r>
      <w:r>
        <w:rPr>
          <w:spacing w:val="15"/>
          <w:w w:val="80"/>
        </w:rPr>
        <w:t xml:space="preserve"> </w:t>
      </w:r>
      <w:r>
        <w:rPr>
          <w:w w:val="80"/>
        </w:rPr>
        <w:t>DE</w:t>
      </w:r>
      <w:r>
        <w:rPr>
          <w:spacing w:val="15"/>
          <w:w w:val="80"/>
        </w:rPr>
        <w:t xml:space="preserve"> </w:t>
      </w:r>
      <w:r>
        <w:rPr>
          <w:w w:val="80"/>
        </w:rPr>
        <w:t>SUJETS</w:t>
      </w:r>
    </w:p>
    <w:p w14:paraId="714B763A" w14:textId="6FF68447" w:rsidR="004B65D7" w:rsidRDefault="004B65D7">
      <w:pPr>
        <w:spacing w:before="19"/>
        <w:ind w:left="1260"/>
        <w:rPr>
          <w:ins w:id="186" w:author="BAJEUX Emma" w:date="2024-05-24T11:04:00Z"/>
          <w:sz w:val="24"/>
        </w:rPr>
      </w:pPr>
      <w:ins w:id="187" w:author="BAJEUX Emma" w:date="2024-05-24T11:04:00Z">
        <w:r>
          <w:rPr>
            <w:sz w:val="24"/>
          </w:rPr>
          <w:t>Pour un risque alpha à 5%</w:t>
        </w:r>
      </w:ins>
      <w:ins w:id="188" w:author="BAJEUX Emma" w:date="2024-05-24T11:05:00Z">
        <w:r>
          <w:rPr>
            <w:sz w:val="24"/>
          </w:rPr>
          <w:t xml:space="preserve"> unilatéral (méthode de Clopper</w:t>
        </w:r>
      </w:ins>
      <w:ins w:id="189" w:author="BAJEUX Emma" w:date="2024-05-24T11:07:00Z">
        <w:r w:rsidR="006128C2">
          <w:rPr>
            <w:sz w:val="24"/>
          </w:rPr>
          <w:t xml:space="preserve">-Pearson), une spécificité attendue à </w:t>
        </w:r>
      </w:ins>
      <w:ins w:id="190" w:author="BAJEUX Emma" w:date="2024-05-24T11:08:00Z">
        <w:r w:rsidR="006128C2">
          <w:rPr>
            <w:sz w:val="24"/>
          </w:rPr>
          <w:t xml:space="preserve">X%, une précision (distance </w:t>
        </w:r>
        <w:proofErr w:type="spellStart"/>
        <w:r w:rsidR="006128C2">
          <w:rPr>
            <w:sz w:val="24"/>
          </w:rPr>
          <w:t>Sp</w:t>
        </w:r>
        <w:proofErr w:type="spellEnd"/>
        <w:r w:rsidR="006128C2">
          <w:rPr>
            <w:sz w:val="24"/>
          </w:rPr>
          <w:t xml:space="preserve"> et borne </w:t>
        </w:r>
        <w:proofErr w:type="spellStart"/>
        <w:r w:rsidR="006128C2">
          <w:rPr>
            <w:sz w:val="24"/>
          </w:rPr>
          <w:t>inf</w:t>
        </w:r>
        <w:proofErr w:type="spellEnd"/>
        <w:r w:rsidR="006128C2">
          <w:rPr>
            <w:sz w:val="24"/>
          </w:rPr>
          <w:t xml:space="preserve"> de l’IC95%</w:t>
        </w:r>
      </w:ins>
      <w:ins w:id="191" w:author="BAJEUX Emma" w:date="2024-05-24T11:09:00Z">
        <w:r w:rsidR="006128C2">
          <w:rPr>
            <w:sz w:val="24"/>
          </w:rPr>
          <w:t xml:space="preserve">) de X%, </w:t>
        </w:r>
      </w:ins>
      <w:ins w:id="192" w:author="BAJEUX Emma" w:date="2024-05-24T11:35:00Z">
        <w:r w:rsidR="000A076D">
          <w:rPr>
            <w:sz w:val="24"/>
          </w:rPr>
          <w:t xml:space="preserve">une prévalence de X%, </w:t>
        </w:r>
      </w:ins>
      <w:ins w:id="193" w:author="BAJEUX Emma" w:date="2024-05-24T11:09:00Z">
        <w:r w:rsidR="006128C2">
          <w:rPr>
            <w:sz w:val="24"/>
          </w:rPr>
          <w:t xml:space="preserve">le nombre de sujets nécessaire est estimé à </w:t>
        </w:r>
      </w:ins>
      <w:ins w:id="194" w:author="BAJEUX Emma" w:date="2024-05-24T11:10:00Z">
        <w:r w:rsidR="006128C2">
          <w:rPr>
            <w:sz w:val="24"/>
          </w:rPr>
          <w:t>XX</w:t>
        </w:r>
      </w:ins>
    </w:p>
    <w:p w14:paraId="5BD6591F" w14:textId="77777777" w:rsidR="004B65D7" w:rsidRDefault="004B65D7">
      <w:pPr>
        <w:spacing w:before="19"/>
        <w:ind w:left="1260"/>
        <w:rPr>
          <w:ins w:id="195" w:author="BAJEUX Emma" w:date="2024-05-24T11:04:00Z"/>
          <w:sz w:val="24"/>
        </w:rPr>
      </w:pPr>
    </w:p>
    <w:p w14:paraId="0EBA7BD6" w14:textId="025F8737" w:rsidR="004B65D7" w:rsidRDefault="004B65D7">
      <w:pPr>
        <w:spacing w:before="19"/>
        <w:ind w:left="1260"/>
        <w:rPr>
          <w:ins w:id="196" w:author="BAJEUX Emma" w:date="2024-05-24T11:09:00Z"/>
          <w:sz w:val="24"/>
        </w:rPr>
      </w:pPr>
      <w:ins w:id="197" w:author="BAJEUX Emma" w:date="2024-05-24T11:04:00Z">
        <w:r>
          <w:rPr>
            <w:sz w:val="24"/>
          </w:rPr>
          <w:t>La spécificité attendue du test</w:t>
        </w:r>
      </w:ins>
      <w:ins w:id="198" w:author="BAJEUX Emma" w:date="2024-05-24T11:09:00Z">
        <w:r w:rsidR="006128C2">
          <w:rPr>
            <w:sz w:val="24"/>
          </w:rPr>
          <w:t xml:space="preserve"> est issue des données de littérature de … (réf)</w:t>
        </w:r>
      </w:ins>
    </w:p>
    <w:p w14:paraId="25D2E814" w14:textId="77777777" w:rsidR="006128C2" w:rsidRDefault="006128C2" w:rsidP="006128C2">
      <w:pPr>
        <w:spacing w:before="19"/>
        <w:rPr>
          <w:ins w:id="199" w:author="BAJEUX Emma" w:date="2024-05-24T11:04:00Z"/>
          <w:sz w:val="24"/>
        </w:rPr>
      </w:pPr>
    </w:p>
    <w:p w14:paraId="23B90408" w14:textId="301E1DBD" w:rsidR="004B65D7" w:rsidRDefault="006128C2">
      <w:pPr>
        <w:spacing w:before="19"/>
        <w:ind w:left="1260"/>
        <w:rPr>
          <w:ins w:id="200" w:author="BAJEUX Emma" w:date="2024-05-24T11:04:00Z"/>
          <w:sz w:val="24"/>
        </w:rPr>
      </w:pPr>
      <w:ins w:id="201" w:author="BAJEUX Emma" w:date="2024-05-24T11:10:00Z">
        <w:r>
          <w:rPr>
            <w:sz w:val="24"/>
          </w:rPr>
          <w:t xml:space="preserve">Au regard de la file active du service de </w:t>
        </w:r>
        <w:proofErr w:type="spellStart"/>
        <w:r>
          <w:rPr>
            <w:sz w:val="24"/>
          </w:rPr>
          <w:t>chir</w:t>
        </w:r>
        <w:proofErr w:type="spellEnd"/>
        <w:r>
          <w:rPr>
            <w:sz w:val="24"/>
          </w:rPr>
          <w:t xml:space="preserve"> ortho du CHU, la période d’inclusion est estimée à </w:t>
        </w:r>
      </w:ins>
      <w:ins w:id="202" w:author="BAJEUX Emma" w:date="2024-05-24T11:19:00Z">
        <w:r w:rsidR="00186F03">
          <w:rPr>
            <w:sz w:val="24"/>
          </w:rPr>
          <w:t>24</w:t>
        </w:r>
      </w:ins>
      <w:ins w:id="203" w:author="BAJEUX Emma" w:date="2024-05-24T11:10:00Z">
        <w:r>
          <w:rPr>
            <w:sz w:val="24"/>
          </w:rPr>
          <w:t xml:space="preserve"> </w:t>
        </w:r>
        <w:r>
          <w:rPr>
            <w:sz w:val="24"/>
          </w:rPr>
          <w:lastRenderedPageBreak/>
          <w:t>mois.</w:t>
        </w:r>
      </w:ins>
    </w:p>
    <w:p w14:paraId="23B1832B" w14:textId="77777777" w:rsidR="004B65D7" w:rsidRDefault="004B65D7">
      <w:pPr>
        <w:spacing w:before="19"/>
        <w:ind w:left="1260"/>
        <w:rPr>
          <w:ins w:id="204" w:author="BAJEUX Emma" w:date="2024-05-24T11:04:00Z"/>
          <w:sz w:val="24"/>
        </w:rPr>
      </w:pPr>
    </w:p>
    <w:p w14:paraId="6513C72A" w14:textId="24D68602" w:rsidR="008B767B" w:rsidRDefault="00E13715">
      <w:pPr>
        <w:spacing w:before="19"/>
        <w:ind w:left="1260"/>
        <w:rPr>
          <w:sz w:val="24"/>
        </w:rPr>
      </w:pPr>
      <w:del w:id="205" w:author="BAJEUX Emma" w:date="2024-05-24T11:11:00Z">
        <w:r w:rsidDel="006128C2">
          <w:rPr>
            <w:sz w:val="24"/>
          </w:rPr>
          <w:delText>Environ 100 ou plus (à réévaluer avec statisticien)</w:delText>
        </w:r>
      </w:del>
    </w:p>
    <w:p w14:paraId="42CC9197" w14:textId="0E67B3DB" w:rsidR="008B767B" w:rsidDel="00186F03" w:rsidRDefault="00E13715">
      <w:pPr>
        <w:spacing w:before="9"/>
        <w:ind w:left="1260"/>
        <w:rPr>
          <w:del w:id="206" w:author="BAJEUX Emma" w:date="2024-05-24T11:11:00Z"/>
          <w:sz w:val="24"/>
        </w:rPr>
      </w:pPr>
      <w:del w:id="207" w:author="BAJEUX Emma" w:date="2024-05-24T11:11:00Z">
        <w:r w:rsidDel="006128C2">
          <w:rPr>
            <w:sz w:val="24"/>
          </w:rPr>
          <w:delText>Le</w:delText>
        </w:r>
        <w:r w:rsidDel="006128C2">
          <w:rPr>
            <w:spacing w:val="-1"/>
            <w:sz w:val="24"/>
          </w:rPr>
          <w:delText xml:space="preserve"> </w:delText>
        </w:r>
        <w:r w:rsidDel="006128C2">
          <w:rPr>
            <w:sz w:val="24"/>
          </w:rPr>
          <w:delText>recrutement</w:delText>
        </w:r>
        <w:r w:rsidDel="006128C2">
          <w:rPr>
            <w:spacing w:val="-1"/>
            <w:sz w:val="24"/>
          </w:rPr>
          <w:delText xml:space="preserve"> </w:delText>
        </w:r>
        <w:r w:rsidDel="006128C2">
          <w:rPr>
            <w:sz w:val="24"/>
          </w:rPr>
          <w:delText>s'effectuera</w:delText>
        </w:r>
        <w:r w:rsidDel="006128C2">
          <w:rPr>
            <w:spacing w:val="-1"/>
            <w:sz w:val="24"/>
          </w:rPr>
          <w:delText xml:space="preserve"> </w:delText>
        </w:r>
        <w:r w:rsidDel="006128C2">
          <w:rPr>
            <w:sz w:val="24"/>
          </w:rPr>
          <w:delText>sur</w:delText>
        </w:r>
        <w:r w:rsidDel="006128C2">
          <w:rPr>
            <w:spacing w:val="-1"/>
            <w:sz w:val="24"/>
          </w:rPr>
          <w:delText xml:space="preserve"> </w:delText>
        </w:r>
        <w:r w:rsidDel="006128C2">
          <w:rPr>
            <w:sz w:val="24"/>
          </w:rPr>
          <w:delText>18mois</w:delText>
        </w:r>
      </w:del>
    </w:p>
    <w:p w14:paraId="3B6B8405" w14:textId="26B474C8" w:rsidR="00186F03" w:rsidRDefault="00186F03">
      <w:pPr>
        <w:spacing w:before="9"/>
        <w:ind w:left="1260"/>
        <w:rPr>
          <w:ins w:id="208" w:author="BAJEUX Emma" w:date="2024-05-24T11:20:00Z"/>
          <w:sz w:val="24"/>
        </w:rPr>
      </w:pPr>
    </w:p>
    <w:p w14:paraId="73F0E2A3" w14:textId="7B337A14" w:rsidR="00186F03" w:rsidRDefault="00186F03">
      <w:pPr>
        <w:spacing w:before="9"/>
        <w:ind w:left="1260"/>
        <w:rPr>
          <w:ins w:id="209" w:author="BAJEUX Emma" w:date="2024-05-24T11:20:00Z"/>
          <w:sz w:val="24"/>
        </w:rPr>
      </w:pPr>
    </w:p>
    <w:p w14:paraId="00DF3CA4" w14:textId="0E7FFB5D" w:rsidR="00186F03" w:rsidRDefault="00664793" w:rsidP="00664793">
      <w:pPr>
        <w:tabs>
          <w:tab w:val="left" w:pos="9713"/>
        </w:tabs>
        <w:spacing w:before="9"/>
        <w:ind w:left="1260"/>
        <w:rPr>
          <w:ins w:id="210" w:author="BAJEUX Emma" w:date="2024-05-24T11:20:00Z"/>
          <w:sz w:val="24"/>
        </w:rPr>
        <w:pPrChange w:id="211" w:author="chloe.lemaitre971@gmail.com" w:date="2026-02-20T08:14:00Z" w16du:dateUtc="2026-02-20T07:14:00Z">
          <w:pPr>
            <w:spacing w:before="9"/>
            <w:ind w:left="1260"/>
          </w:pPr>
        </w:pPrChange>
      </w:pPr>
      <w:ins w:id="212" w:author="chloe.lemaitre971@gmail.com" w:date="2026-02-20T08:14:00Z" w16du:dateUtc="2026-02-20T07:14:00Z">
        <w:r>
          <w:rPr>
            <w:sz w:val="24"/>
          </w:rPr>
          <w:tab/>
        </w:r>
      </w:ins>
    </w:p>
    <w:p w14:paraId="4464FE5C" w14:textId="0B2D41B3" w:rsidR="00186F03" w:rsidRDefault="00C13CB8">
      <w:pPr>
        <w:spacing w:before="9"/>
        <w:ind w:left="1260"/>
        <w:rPr>
          <w:ins w:id="213" w:author="BAJEUX Emma" w:date="2024-05-24T11:20:00Z"/>
          <w:sz w:val="24"/>
        </w:rPr>
      </w:pPr>
      <w:ins w:id="214" w:author="BAJEUX Emma" w:date="2024-05-27T11:32:00Z">
        <w:r>
          <w:rPr>
            <w:noProof/>
            <w:lang w:eastAsia="fr-FR"/>
          </w:rPr>
          <w:drawing>
            <wp:inline distT="0" distB="0" distL="0" distR="0" wp14:anchorId="623E3137" wp14:editId="06F2E5DF">
              <wp:extent cx="6344555" cy="1956391"/>
              <wp:effectExtent l="0" t="0" r="0" b="6350"/>
              <wp:docPr id="35" name="Imag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4"/>
                      <a:srcRect t="14115" r="35952" b="50761"/>
                      <a:stretch/>
                    </pic:blipFill>
                    <pic:spPr bwMode="auto">
                      <a:xfrm>
                        <a:off x="0" y="0"/>
                        <a:ext cx="6377439" cy="196653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2DC8C57A" w14:textId="0A4C9EC8" w:rsidR="00186F03" w:rsidRDefault="00186F03">
      <w:pPr>
        <w:spacing w:before="9"/>
        <w:ind w:left="1260"/>
        <w:rPr>
          <w:ins w:id="215" w:author="BAJEUX Emma" w:date="2024-05-24T11:20:00Z"/>
          <w:sz w:val="24"/>
        </w:rPr>
      </w:pPr>
    </w:p>
    <w:p w14:paraId="387420BE" w14:textId="0CEDD60A" w:rsidR="00186F03" w:rsidRDefault="00C13CB8">
      <w:pPr>
        <w:spacing w:before="9"/>
        <w:ind w:left="1260"/>
        <w:rPr>
          <w:ins w:id="216" w:author="BAJEUX Emma" w:date="2024-05-24T11:20:00Z"/>
          <w:sz w:val="24"/>
        </w:rPr>
      </w:pPr>
      <w:ins w:id="217" w:author="BAJEUX Emma" w:date="2024-05-27T11:32:00Z">
        <w:r>
          <w:rPr>
            <w:noProof/>
            <w:lang w:eastAsia="fr-FR"/>
          </w:rPr>
          <w:drawing>
            <wp:inline distT="0" distB="0" distL="0" distR="0" wp14:anchorId="1B38FC47" wp14:editId="7432DD92">
              <wp:extent cx="5593022" cy="1711723"/>
              <wp:effectExtent l="0" t="0" r="8255" b="3175"/>
              <wp:docPr id="36" name="Image 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5"/>
                      <a:srcRect t="13459" r="41491" b="54695"/>
                      <a:stretch/>
                    </pic:blipFill>
                    <pic:spPr bwMode="auto">
                      <a:xfrm>
                        <a:off x="0" y="0"/>
                        <a:ext cx="5620606" cy="172016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CFA26F2" w14:textId="77777777" w:rsidR="008B767B" w:rsidRDefault="008B767B">
      <w:pPr>
        <w:pStyle w:val="Corpsdetexte"/>
        <w:spacing w:before="10"/>
        <w:rPr>
          <w:sz w:val="38"/>
        </w:rPr>
      </w:pPr>
    </w:p>
    <w:p w14:paraId="63B4EAA1" w14:textId="77777777" w:rsidR="008B767B" w:rsidRDefault="00E13715">
      <w:pPr>
        <w:pStyle w:val="Titre2"/>
        <w:spacing w:before="1"/>
      </w:pPr>
      <w:r>
        <w:rPr>
          <w:color w:val="FF0000"/>
          <w:w w:val="80"/>
        </w:rPr>
        <w:t>(SI</w:t>
      </w:r>
      <w:r>
        <w:rPr>
          <w:color w:val="FF0000"/>
          <w:spacing w:val="19"/>
          <w:w w:val="80"/>
        </w:rPr>
        <w:t xml:space="preserve"> </w:t>
      </w:r>
      <w:r>
        <w:rPr>
          <w:color w:val="FF0000"/>
          <w:w w:val="80"/>
        </w:rPr>
        <w:t>APPLICABLE)</w:t>
      </w:r>
      <w:r>
        <w:rPr>
          <w:color w:val="FF0000"/>
          <w:spacing w:val="19"/>
          <w:w w:val="80"/>
        </w:rPr>
        <w:t xml:space="preserve"> </w:t>
      </w:r>
      <w:r>
        <w:rPr>
          <w:color w:val="FF0000"/>
          <w:w w:val="80"/>
        </w:rPr>
        <w:t>METHODE</w:t>
      </w:r>
      <w:r>
        <w:rPr>
          <w:color w:val="FF0000"/>
          <w:spacing w:val="20"/>
          <w:w w:val="80"/>
        </w:rPr>
        <w:t xml:space="preserve"> </w:t>
      </w:r>
      <w:r>
        <w:rPr>
          <w:color w:val="FF0000"/>
          <w:w w:val="80"/>
        </w:rPr>
        <w:t>ET</w:t>
      </w:r>
      <w:r>
        <w:rPr>
          <w:color w:val="FF0000"/>
          <w:spacing w:val="19"/>
          <w:w w:val="80"/>
        </w:rPr>
        <w:t xml:space="preserve"> </w:t>
      </w:r>
      <w:r>
        <w:rPr>
          <w:color w:val="FF0000"/>
          <w:w w:val="80"/>
        </w:rPr>
        <w:t>CRITERES</w:t>
      </w:r>
      <w:r>
        <w:rPr>
          <w:color w:val="FF0000"/>
          <w:spacing w:val="19"/>
          <w:w w:val="80"/>
        </w:rPr>
        <w:t xml:space="preserve"> </w:t>
      </w:r>
      <w:r>
        <w:rPr>
          <w:color w:val="FF0000"/>
          <w:w w:val="80"/>
        </w:rPr>
        <w:t>D’APPARIEMENT</w:t>
      </w:r>
    </w:p>
    <w:p w14:paraId="2E99FEBA" w14:textId="77777777" w:rsidR="008B767B" w:rsidRDefault="00E13715">
      <w:pPr>
        <w:pStyle w:val="Corpsdetexte"/>
        <w:spacing w:before="6"/>
        <w:ind w:left="1260"/>
      </w:pPr>
      <w:r>
        <w:rPr>
          <w:color w:val="FF0000"/>
          <w:w w:val="80"/>
        </w:rPr>
        <w:t>[</w:t>
      </w:r>
      <w:proofErr w:type="gramStart"/>
      <w:r>
        <w:rPr>
          <w:color w:val="FF0000"/>
          <w:w w:val="80"/>
        </w:rPr>
        <w:t>préciser</w:t>
      </w:r>
      <w:proofErr w:type="gramEnd"/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la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méthode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et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les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critères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d’appariement]</w:t>
      </w:r>
    </w:p>
    <w:p w14:paraId="64CDF00C" w14:textId="77777777" w:rsidR="008B767B" w:rsidRDefault="008B767B">
      <w:pPr>
        <w:pStyle w:val="Corpsdetexte"/>
        <w:rPr>
          <w:sz w:val="24"/>
        </w:rPr>
      </w:pPr>
    </w:p>
    <w:p w14:paraId="4B7EEB54" w14:textId="77777777" w:rsidR="008B767B" w:rsidRDefault="00E13715">
      <w:pPr>
        <w:pStyle w:val="Titre2"/>
        <w:spacing w:before="181"/>
      </w:pPr>
      <w:r>
        <w:rPr>
          <w:w w:val="80"/>
        </w:rPr>
        <w:t>METHODE</w:t>
      </w:r>
      <w:r>
        <w:rPr>
          <w:spacing w:val="16"/>
          <w:w w:val="80"/>
        </w:rPr>
        <w:t xml:space="preserve"> </w:t>
      </w:r>
      <w:r>
        <w:rPr>
          <w:w w:val="80"/>
        </w:rPr>
        <w:t>D’ANALYSE</w:t>
      </w:r>
      <w:r>
        <w:rPr>
          <w:spacing w:val="16"/>
          <w:w w:val="80"/>
        </w:rPr>
        <w:t xml:space="preserve"> </w:t>
      </w:r>
      <w:r>
        <w:rPr>
          <w:w w:val="80"/>
        </w:rPr>
        <w:t>DES</w:t>
      </w:r>
      <w:r>
        <w:rPr>
          <w:spacing w:val="16"/>
          <w:w w:val="80"/>
        </w:rPr>
        <w:t xml:space="preserve"> </w:t>
      </w:r>
      <w:r>
        <w:rPr>
          <w:w w:val="80"/>
        </w:rPr>
        <w:t>DONNEES</w:t>
      </w:r>
    </w:p>
    <w:p w14:paraId="5F16CFBA" w14:textId="3936C7AC" w:rsidR="008B767B" w:rsidRDefault="008B767B">
      <w:pPr>
        <w:pStyle w:val="Corpsdetexte"/>
        <w:spacing w:before="10"/>
        <w:rPr>
          <w:ins w:id="218" w:author="BAJEUX Emma" w:date="2024-05-24T11:15:00Z"/>
          <w:rFonts w:ascii="Arial"/>
          <w:b/>
          <w:sz w:val="39"/>
        </w:rPr>
      </w:pPr>
    </w:p>
    <w:p w14:paraId="6C44CBCD" w14:textId="774D2B3C" w:rsidR="007D7603" w:rsidRPr="00327D9A" w:rsidRDefault="007D7603" w:rsidP="00327D9A">
      <w:pPr>
        <w:spacing w:line="249" w:lineRule="auto"/>
        <w:ind w:left="1260" w:right="2121"/>
        <w:rPr>
          <w:ins w:id="219" w:author="BAJEUX Emma" w:date="2024-05-24T11:17:00Z"/>
          <w:sz w:val="24"/>
        </w:rPr>
      </w:pPr>
      <w:ins w:id="220" w:author="BAJEUX Emma" w:date="2024-05-24T11:17:00Z">
        <w:r w:rsidRPr="00327D9A">
          <w:rPr>
            <w:sz w:val="24"/>
          </w:rPr>
          <w:t>Descriptio</w:t>
        </w:r>
      </w:ins>
      <w:ins w:id="221" w:author="BAJEUX Emma" w:date="2024-05-24T11:15:00Z">
        <w:r w:rsidRPr="00327D9A">
          <w:rPr>
            <w:sz w:val="24"/>
          </w:rPr>
          <w:t>n de la population d</w:t>
        </w:r>
      </w:ins>
      <w:ins w:id="222" w:author="BAJEUX Emma" w:date="2024-05-24T11:17:00Z">
        <w:r w:rsidRPr="00327D9A">
          <w:rPr>
            <w:sz w:val="24"/>
          </w:rPr>
          <w:t>’étude</w:t>
        </w:r>
      </w:ins>
      <w:ins w:id="223" w:author="BAJEUX Emma" w:date="2024-05-24T11:15:00Z">
        <w:r w:rsidR="00A41EA9" w:rsidRPr="00327D9A">
          <w:rPr>
            <w:sz w:val="24"/>
          </w:rPr>
          <w:tab/>
        </w:r>
      </w:ins>
    </w:p>
    <w:p w14:paraId="0596E2DC" w14:textId="074663F8" w:rsidR="00A41EA9" w:rsidRPr="00327D9A" w:rsidRDefault="00A41EA9" w:rsidP="00327D9A">
      <w:pPr>
        <w:spacing w:line="249" w:lineRule="auto"/>
        <w:ind w:left="1260" w:right="2121"/>
        <w:rPr>
          <w:ins w:id="224" w:author="BAJEUX Emma" w:date="2024-05-24T11:18:00Z"/>
          <w:sz w:val="24"/>
        </w:rPr>
      </w:pPr>
      <w:ins w:id="225" w:author="BAJEUX Emma" w:date="2024-05-24T11:15:00Z">
        <w:r w:rsidRPr="00327D9A">
          <w:rPr>
            <w:sz w:val="24"/>
          </w:rPr>
          <w:t xml:space="preserve">Estimation des différents paramètres (Se, </w:t>
        </w:r>
        <w:proofErr w:type="spellStart"/>
        <w:r w:rsidRPr="00327D9A">
          <w:rPr>
            <w:sz w:val="24"/>
          </w:rPr>
          <w:t>Sp</w:t>
        </w:r>
        <w:proofErr w:type="spellEnd"/>
        <w:r w:rsidRPr="00327D9A">
          <w:rPr>
            <w:sz w:val="24"/>
          </w:rPr>
          <w:t>, VPP, VPN…) associés à un intervalle de confiance à 95</w:t>
        </w:r>
      </w:ins>
      <w:ins w:id="226" w:author="BAJEUX Emma" w:date="2024-05-24T11:16:00Z">
        <w:r w:rsidRPr="00327D9A">
          <w:rPr>
            <w:sz w:val="24"/>
          </w:rPr>
          <w:t>%</w:t>
        </w:r>
      </w:ins>
    </w:p>
    <w:p w14:paraId="46166BC4" w14:textId="518CCD18" w:rsidR="00A41EA9" w:rsidRDefault="000D08C0" w:rsidP="00327D9A">
      <w:pPr>
        <w:spacing w:line="249" w:lineRule="auto"/>
        <w:ind w:left="1260" w:right="2121"/>
        <w:rPr>
          <w:ins w:id="227" w:author="BAJEUX Emma" w:date="2024-05-27T11:22:00Z"/>
          <w:sz w:val="24"/>
        </w:rPr>
      </w:pPr>
      <w:ins w:id="228" w:author="BAJEUX Emma" w:date="2024-05-27T11:22:00Z">
        <w:r>
          <w:rPr>
            <w:sz w:val="24"/>
          </w:rPr>
          <w:t xml:space="preserve">Comparaison des performances </w:t>
        </w:r>
        <w:proofErr w:type="spellStart"/>
        <w:r>
          <w:rPr>
            <w:sz w:val="24"/>
          </w:rPr>
          <w:t>diag</w:t>
        </w:r>
        <w:proofErr w:type="spellEnd"/>
        <w:r>
          <w:rPr>
            <w:sz w:val="24"/>
          </w:rPr>
          <w:t xml:space="preserve"> par un test de Khi2</w:t>
        </w:r>
      </w:ins>
    </w:p>
    <w:p w14:paraId="21A4F7C6" w14:textId="77777777" w:rsidR="000D08C0" w:rsidRPr="00327D9A" w:rsidRDefault="000D08C0" w:rsidP="00327D9A">
      <w:pPr>
        <w:spacing w:line="249" w:lineRule="auto"/>
        <w:ind w:left="1260" w:right="2121"/>
        <w:rPr>
          <w:ins w:id="229" w:author="BAJEUX Emma" w:date="2024-05-24T11:16:00Z"/>
          <w:sz w:val="24"/>
        </w:rPr>
      </w:pPr>
    </w:p>
    <w:p w14:paraId="23A38624" w14:textId="041F3D49" w:rsidR="00A41EA9" w:rsidRDefault="00A41EA9" w:rsidP="00327D9A">
      <w:pPr>
        <w:spacing w:line="249" w:lineRule="auto"/>
        <w:ind w:left="1260" w:right="2121"/>
        <w:rPr>
          <w:ins w:id="230" w:author="BAJEUX Emma" w:date="2024-05-24T11:16:00Z"/>
          <w:w w:val="80"/>
          <w:sz w:val="24"/>
        </w:rPr>
      </w:pPr>
      <w:ins w:id="231" w:author="BAJEUX Emma" w:date="2024-05-24T11:16:00Z">
        <w:r w:rsidRPr="00327D9A">
          <w:rPr>
            <w:sz w:val="24"/>
          </w:rPr>
          <w:tab/>
        </w:r>
        <w:r w:rsidRPr="00327D9A">
          <w:rPr>
            <w:sz w:val="24"/>
          </w:rPr>
          <w:tab/>
        </w:r>
      </w:ins>
    </w:p>
    <w:p w14:paraId="50C1F9CF" w14:textId="3C994CFF" w:rsidR="00A41EA9" w:rsidRDefault="00A41EA9">
      <w:pPr>
        <w:pStyle w:val="Corpsdetexte"/>
        <w:spacing w:before="10"/>
        <w:rPr>
          <w:ins w:id="232" w:author="BAJEUX Emma" w:date="2024-05-24T11:16:00Z"/>
          <w:w w:val="80"/>
          <w:sz w:val="24"/>
        </w:rPr>
      </w:pPr>
    </w:p>
    <w:p w14:paraId="602BA176" w14:textId="77777777" w:rsidR="00A41EA9" w:rsidRDefault="00A41EA9">
      <w:pPr>
        <w:pStyle w:val="Corpsdetexte"/>
        <w:spacing w:before="10"/>
        <w:rPr>
          <w:rFonts w:ascii="Arial"/>
          <w:b/>
          <w:sz w:val="39"/>
        </w:rPr>
      </w:pPr>
    </w:p>
    <w:p w14:paraId="092C0716" w14:textId="79EA04F5" w:rsidR="008B767B" w:rsidRDefault="00E13715">
      <w:pPr>
        <w:ind w:left="1260"/>
        <w:rPr>
          <w:ins w:id="233" w:author="BAJEUX Emma" w:date="2024-05-24T11:15:00Z"/>
          <w:w w:val="80"/>
          <w:sz w:val="24"/>
        </w:rPr>
      </w:pPr>
      <w:proofErr w:type="gramStart"/>
      <w:r>
        <w:rPr>
          <w:w w:val="80"/>
          <w:sz w:val="24"/>
        </w:rPr>
        <w:t>test</w:t>
      </w:r>
      <w:proofErr w:type="gramEnd"/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Chi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2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sur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tableau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contingence</w:t>
      </w:r>
    </w:p>
    <w:p w14:paraId="21CD151B" w14:textId="53AF6813" w:rsidR="00A41EA9" w:rsidRDefault="00A41EA9">
      <w:pPr>
        <w:ind w:left="1260"/>
        <w:rPr>
          <w:ins w:id="234" w:author="BAJEUX Emma" w:date="2024-05-24T11:15:00Z"/>
          <w:w w:val="80"/>
          <w:sz w:val="24"/>
        </w:rPr>
      </w:pPr>
    </w:p>
    <w:p w14:paraId="0B3894BF" w14:textId="14AF0FD2" w:rsidR="00A41EA9" w:rsidRDefault="00A41EA9">
      <w:pPr>
        <w:ind w:left="1260"/>
        <w:rPr>
          <w:ins w:id="235" w:author="BAJEUX Emma" w:date="2024-05-24T11:15:00Z"/>
          <w:w w:val="80"/>
          <w:sz w:val="24"/>
        </w:rPr>
      </w:pPr>
    </w:p>
    <w:p w14:paraId="1AFEBA1E" w14:textId="77777777" w:rsidR="00A41EA9" w:rsidRDefault="00A41EA9">
      <w:pPr>
        <w:ind w:left="1260"/>
        <w:rPr>
          <w:sz w:val="24"/>
        </w:rPr>
      </w:pPr>
    </w:p>
    <w:p w14:paraId="79189BC6" w14:textId="77777777" w:rsidR="008B767B" w:rsidRDefault="008B767B">
      <w:pPr>
        <w:pStyle w:val="Corpsdetexte"/>
        <w:spacing w:before="9"/>
        <w:rPr>
          <w:sz w:val="39"/>
        </w:rPr>
      </w:pPr>
    </w:p>
    <w:p w14:paraId="401CF164" w14:textId="77777777" w:rsidR="008B767B" w:rsidRDefault="00E13715">
      <w:pPr>
        <w:pStyle w:val="Titre2"/>
      </w:pPr>
      <w:r>
        <w:rPr>
          <w:w w:val="80"/>
        </w:rPr>
        <w:t>DUREE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5"/>
          <w:w w:val="80"/>
        </w:rPr>
        <w:t xml:space="preserve"> </w:t>
      </w:r>
      <w:r>
        <w:rPr>
          <w:w w:val="80"/>
        </w:rPr>
        <w:t>LA</w:t>
      </w:r>
      <w:r>
        <w:rPr>
          <w:spacing w:val="14"/>
          <w:w w:val="80"/>
        </w:rPr>
        <w:t xml:space="preserve"> </w:t>
      </w:r>
      <w:r>
        <w:rPr>
          <w:w w:val="80"/>
        </w:rPr>
        <w:t>RECHERCHE</w:t>
      </w:r>
    </w:p>
    <w:p w14:paraId="316569E9" w14:textId="77777777" w:rsidR="008B767B" w:rsidRDefault="00E13715">
      <w:pPr>
        <w:pStyle w:val="Corpsdetexte"/>
        <w:spacing w:before="6" w:line="256" w:lineRule="auto"/>
        <w:ind w:left="1260" w:right="2630"/>
      </w:pPr>
      <w:r>
        <w:rPr>
          <w:color w:val="FF0000"/>
          <w:w w:val="80"/>
        </w:rPr>
        <w:t>[Durée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recrutement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des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patients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ou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Durée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nécessaire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à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l’information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des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participants]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:</w:t>
      </w:r>
      <w:r>
        <w:rPr>
          <w:w w:val="80"/>
        </w:rPr>
        <w:t>18</w:t>
      </w:r>
      <w:r>
        <w:rPr>
          <w:spacing w:val="16"/>
          <w:w w:val="80"/>
        </w:rPr>
        <w:t xml:space="preserve"> </w:t>
      </w:r>
      <w:r>
        <w:rPr>
          <w:w w:val="80"/>
        </w:rPr>
        <w:t>mois</w:t>
      </w:r>
      <w:r>
        <w:rPr>
          <w:spacing w:val="-46"/>
          <w:w w:val="80"/>
        </w:rPr>
        <w:t xml:space="preserve"> </w:t>
      </w:r>
      <w:r>
        <w:rPr>
          <w:w w:val="85"/>
        </w:rPr>
        <w:t>Durée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suivi</w:t>
      </w:r>
      <w:r>
        <w:rPr>
          <w:spacing w:val="-3"/>
          <w:w w:val="85"/>
        </w:rPr>
        <w:t xml:space="preserve"> </w:t>
      </w:r>
      <w:r>
        <w:rPr>
          <w:w w:val="85"/>
        </w:rPr>
        <w:t>des</w:t>
      </w:r>
      <w:r>
        <w:rPr>
          <w:spacing w:val="-4"/>
          <w:w w:val="85"/>
        </w:rPr>
        <w:t xml:space="preserve"> </w:t>
      </w:r>
      <w:r>
        <w:rPr>
          <w:color w:val="FF0000"/>
          <w:w w:val="85"/>
        </w:rPr>
        <w:t>[participants</w:t>
      </w:r>
      <w:r>
        <w:rPr>
          <w:color w:val="FF0000"/>
          <w:spacing w:val="-3"/>
          <w:w w:val="85"/>
        </w:rPr>
        <w:t xml:space="preserve"> </w:t>
      </w:r>
      <w:r>
        <w:rPr>
          <w:color w:val="FF0000"/>
          <w:w w:val="85"/>
        </w:rPr>
        <w:t>/</w:t>
      </w:r>
      <w:r>
        <w:rPr>
          <w:color w:val="FF0000"/>
          <w:spacing w:val="-3"/>
          <w:w w:val="85"/>
        </w:rPr>
        <w:t xml:space="preserve"> </w:t>
      </w:r>
      <w:r>
        <w:rPr>
          <w:color w:val="FF0000"/>
          <w:w w:val="85"/>
        </w:rPr>
        <w:t>patients]</w:t>
      </w:r>
      <w:r>
        <w:rPr>
          <w:color w:val="FF0000"/>
          <w:spacing w:val="-4"/>
          <w:w w:val="85"/>
        </w:rPr>
        <w:t xml:space="preserve"> </w:t>
      </w:r>
      <w:r>
        <w:rPr>
          <w:color w:val="FF0000"/>
          <w:w w:val="85"/>
        </w:rPr>
        <w:t>:</w:t>
      </w:r>
      <w:r>
        <w:rPr>
          <w:color w:val="FF0000"/>
          <w:spacing w:val="-3"/>
          <w:w w:val="85"/>
        </w:rPr>
        <w:t xml:space="preserve"> </w:t>
      </w:r>
      <w:r>
        <w:rPr>
          <w:w w:val="85"/>
        </w:rPr>
        <w:t>18</w:t>
      </w:r>
      <w:r>
        <w:rPr>
          <w:spacing w:val="-3"/>
          <w:w w:val="85"/>
        </w:rPr>
        <w:t xml:space="preserve"> </w:t>
      </w:r>
      <w:r>
        <w:rPr>
          <w:w w:val="85"/>
        </w:rPr>
        <w:t>mois</w:t>
      </w:r>
    </w:p>
    <w:p w14:paraId="1A9CEEA8" w14:textId="77777777" w:rsidR="008B767B" w:rsidRDefault="00E13715">
      <w:pPr>
        <w:pStyle w:val="Corpsdetexte"/>
        <w:spacing w:line="256" w:lineRule="auto"/>
        <w:ind w:left="1260" w:right="6264"/>
      </w:pPr>
      <w:r>
        <w:rPr>
          <w:w w:val="80"/>
        </w:rPr>
        <w:lastRenderedPageBreak/>
        <w:t>Durée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traitement</w:t>
      </w:r>
      <w:r>
        <w:rPr>
          <w:spacing w:val="12"/>
          <w:w w:val="80"/>
        </w:rPr>
        <w:t xml:space="preserve"> </w:t>
      </w:r>
      <w:r>
        <w:rPr>
          <w:w w:val="80"/>
        </w:rPr>
        <w:t>des</w:t>
      </w:r>
      <w:r>
        <w:rPr>
          <w:spacing w:val="11"/>
          <w:w w:val="80"/>
        </w:rPr>
        <w:t xml:space="preserve"> </w:t>
      </w:r>
      <w:r>
        <w:rPr>
          <w:w w:val="80"/>
        </w:rPr>
        <w:t>données</w:t>
      </w:r>
      <w:r>
        <w:rPr>
          <w:spacing w:val="12"/>
          <w:w w:val="80"/>
        </w:rPr>
        <w:t xml:space="preserve"> </w:t>
      </w:r>
      <w:r>
        <w:rPr>
          <w:w w:val="80"/>
        </w:rPr>
        <w:t>et</w:t>
      </w:r>
      <w:r>
        <w:rPr>
          <w:spacing w:val="12"/>
          <w:w w:val="80"/>
        </w:rPr>
        <w:t xml:space="preserve"> </w:t>
      </w:r>
      <w:r>
        <w:rPr>
          <w:w w:val="80"/>
        </w:rPr>
        <w:t>rapports:</w:t>
      </w:r>
      <w:r>
        <w:rPr>
          <w:spacing w:val="12"/>
          <w:w w:val="80"/>
        </w:rPr>
        <w:t xml:space="preserve"> </w:t>
      </w:r>
      <w:r>
        <w:rPr>
          <w:w w:val="80"/>
        </w:rPr>
        <w:t>3</w:t>
      </w:r>
      <w:r>
        <w:rPr>
          <w:spacing w:val="11"/>
          <w:w w:val="80"/>
        </w:rPr>
        <w:t xml:space="preserve"> </w:t>
      </w:r>
      <w:r>
        <w:rPr>
          <w:w w:val="80"/>
        </w:rPr>
        <w:t>ans</w:t>
      </w:r>
      <w:r>
        <w:rPr>
          <w:spacing w:val="-45"/>
          <w:w w:val="80"/>
        </w:rPr>
        <w:t xml:space="preserve"> </w:t>
      </w:r>
      <w:r>
        <w:rPr>
          <w:w w:val="90"/>
        </w:rPr>
        <w:t>Durée</w:t>
      </w:r>
      <w:r>
        <w:rPr>
          <w:spacing w:val="-8"/>
          <w:w w:val="90"/>
        </w:rPr>
        <w:t xml:space="preserve"> </w:t>
      </w:r>
      <w:r>
        <w:rPr>
          <w:w w:val="90"/>
        </w:rPr>
        <w:t>totale</w:t>
      </w:r>
      <w:r>
        <w:rPr>
          <w:spacing w:val="-7"/>
          <w:w w:val="90"/>
        </w:rPr>
        <w:t xml:space="preserve"> </w:t>
      </w:r>
      <w:r>
        <w:rPr>
          <w:w w:val="90"/>
        </w:rPr>
        <w:t>:</w:t>
      </w:r>
      <w:r>
        <w:rPr>
          <w:spacing w:val="-7"/>
          <w:w w:val="90"/>
        </w:rPr>
        <w:t xml:space="preserve"> </w:t>
      </w:r>
      <w:r>
        <w:rPr>
          <w:w w:val="90"/>
        </w:rPr>
        <w:t>3</w:t>
      </w:r>
      <w:r>
        <w:rPr>
          <w:spacing w:val="-7"/>
          <w:w w:val="90"/>
        </w:rPr>
        <w:t xml:space="preserve"> </w:t>
      </w:r>
      <w:r>
        <w:rPr>
          <w:w w:val="90"/>
        </w:rPr>
        <w:t>ans</w:t>
      </w:r>
    </w:p>
    <w:p w14:paraId="117C62CC" w14:textId="77777777" w:rsidR="008B767B" w:rsidRDefault="008B767B">
      <w:pPr>
        <w:spacing w:line="256" w:lineRule="auto"/>
        <w:sectPr w:rsidR="008B767B">
          <w:pgSz w:w="11920" w:h="16840"/>
          <w:pgMar w:top="1220" w:right="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4040"/>
        <w:gridCol w:w="3620"/>
        <w:gridCol w:w="2500"/>
      </w:tblGrid>
      <w:tr w:rsidR="008B767B" w14:paraId="7B24C9E6" w14:textId="77777777">
        <w:trPr>
          <w:trHeight w:val="430"/>
        </w:trPr>
        <w:tc>
          <w:tcPr>
            <w:tcW w:w="840" w:type="dxa"/>
            <w:vMerge w:val="restart"/>
          </w:tcPr>
          <w:p w14:paraId="6BE6F5B0" w14:textId="77777777" w:rsidR="008B767B" w:rsidRDefault="008B767B">
            <w:pPr>
              <w:pStyle w:val="TableParagraph"/>
              <w:spacing w:before="7"/>
              <w:rPr>
                <w:sz w:val="11"/>
              </w:rPr>
            </w:pPr>
          </w:p>
          <w:p w14:paraId="166C4904" w14:textId="77777777" w:rsidR="008B767B" w:rsidRDefault="00E13715">
            <w:pPr>
              <w:pStyle w:val="TableParagraph"/>
              <w:ind w:left="131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34B2C6C2" wp14:editId="497FCCD4">
                  <wp:extent cx="418642" cy="523303"/>
                  <wp:effectExtent l="0" t="0" r="0" b="0"/>
                  <wp:docPr id="1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42" cy="52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0" w:type="dxa"/>
            <w:gridSpan w:val="2"/>
            <w:vMerge w:val="restart"/>
          </w:tcPr>
          <w:p w14:paraId="5339DD78" w14:textId="77777777" w:rsidR="008B767B" w:rsidRDefault="00E13715">
            <w:pPr>
              <w:pStyle w:val="TableParagraph"/>
              <w:spacing w:before="110"/>
              <w:ind w:left="1192" w:right="118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0"/>
                <w:sz w:val="32"/>
              </w:rPr>
              <w:t>Dty_Protocole_Type_RIPH3_ou_RHLJ</w:t>
            </w:r>
          </w:p>
        </w:tc>
        <w:tc>
          <w:tcPr>
            <w:tcW w:w="2500" w:type="dxa"/>
          </w:tcPr>
          <w:p w14:paraId="6DF21537" w14:textId="77777777" w:rsidR="008B767B" w:rsidRDefault="00E13715">
            <w:pPr>
              <w:pStyle w:val="TableParagraph"/>
              <w:spacing w:before="107"/>
              <w:ind w:left="2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Codification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DTY059</w:t>
            </w:r>
          </w:p>
        </w:tc>
      </w:tr>
      <w:tr w:rsidR="008B767B" w14:paraId="7BBE3A5D" w14:textId="77777777">
        <w:trPr>
          <w:trHeight w:val="649"/>
        </w:trPr>
        <w:tc>
          <w:tcPr>
            <w:tcW w:w="840" w:type="dxa"/>
            <w:vMerge/>
            <w:tcBorders>
              <w:top w:val="nil"/>
            </w:tcBorders>
          </w:tcPr>
          <w:p w14:paraId="4D62848D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5783E2C6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</w:tcPr>
          <w:p w14:paraId="799F9FB1" w14:textId="77777777" w:rsidR="008B767B" w:rsidRDefault="00E13715">
            <w:pPr>
              <w:pStyle w:val="TableParagraph"/>
              <w:spacing w:before="112"/>
              <w:ind w:left="5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Version</w:t>
            </w:r>
            <w:r>
              <w:rPr>
                <w:w w:val="80"/>
                <w:sz w:val="20"/>
              </w:rPr>
              <w:t xml:space="preserve"> : </w:t>
            </w:r>
            <w:r>
              <w:rPr>
                <w:w w:val="80"/>
                <w:sz w:val="20"/>
                <w:shd w:val="clear" w:color="auto" w:fill="D9D9D9"/>
              </w:rPr>
              <w:t>V3</w:t>
            </w:r>
          </w:p>
        </w:tc>
      </w:tr>
      <w:tr w:rsidR="008B767B" w14:paraId="758A0191" w14:textId="77777777">
        <w:trPr>
          <w:trHeight w:val="430"/>
        </w:trPr>
        <w:tc>
          <w:tcPr>
            <w:tcW w:w="4880" w:type="dxa"/>
            <w:gridSpan w:val="2"/>
          </w:tcPr>
          <w:p w14:paraId="4BD205BC" w14:textId="77777777" w:rsidR="008B767B" w:rsidRDefault="00E13715">
            <w:pPr>
              <w:pStyle w:val="TableParagraph"/>
              <w:spacing w:before="107"/>
              <w:ind w:left="23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Emetteur</w:t>
            </w:r>
            <w:r>
              <w:rPr>
                <w:spacing w:val="3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:</w:t>
            </w:r>
            <w:r>
              <w:rPr>
                <w:spacing w:val="4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D-DR</w:t>
            </w:r>
            <w:r>
              <w:rPr>
                <w:w w:val="80"/>
                <w:sz w:val="20"/>
              </w:rPr>
              <w:t>I</w:t>
            </w:r>
          </w:p>
        </w:tc>
        <w:tc>
          <w:tcPr>
            <w:tcW w:w="3620" w:type="dxa"/>
          </w:tcPr>
          <w:p w14:paraId="5332D231" w14:textId="77777777" w:rsidR="008B767B" w:rsidRDefault="00E13715">
            <w:pPr>
              <w:pStyle w:val="TableParagraph"/>
              <w:spacing w:before="107"/>
              <w:ind w:left="308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Date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d’approbation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16/08/2022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00:00:00</w:t>
            </w:r>
          </w:p>
        </w:tc>
        <w:tc>
          <w:tcPr>
            <w:tcW w:w="2500" w:type="dxa"/>
          </w:tcPr>
          <w:p w14:paraId="5FB673EC" w14:textId="77777777" w:rsidR="008B767B" w:rsidRDefault="00E13715">
            <w:pPr>
              <w:pStyle w:val="TableParagraph"/>
              <w:spacing w:before="107"/>
              <w:ind w:left="661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Pages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6/12</w:t>
            </w:r>
          </w:p>
        </w:tc>
      </w:tr>
    </w:tbl>
    <w:p w14:paraId="4A6B19E7" w14:textId="77777777" w:rsidR="008B767B" w:rsidRDefault="008B767B">
      <w:pPr>
        <w:pStyle w:val="Corpsdetexte"/>
        <w:rPr>
          <w:sz w:val="20"/>
        </w:rPr>
      </w:pPr>
    </w:p>
    <w:p w14:paraId="09CD8112" w14:textId="77777777" w:rsidR="008B767B" w:rsidRDefault="008B767B">
      <w:pPr>
        <w:pStyle w:val="Corpsdetexte"/>
        <w:rPr>
          <w:sz w:val="20"/>
        </w:rPr>
      </w:pPr>
    </w:p>
    <w:p w14:paraId="2BDD5453" w14:textId="77777777" w:rsidR="008B767B" w:rsidRDefault="008B767B">
      <w:pPr>
        <w:pStyle w:val="Corpsdetexte"/>
        <w:spacing w:before="9"/>
        <w:rPr>
          <w:sz w:val="16"/>
        </w:rPr>
      </w:pPr>
    </w:p>
    <w:p w14:paraId="64F8C440" w14:textId="77777777" w:rsidR="008B767B" w:rsidRDefault="00E13715">
      <w:pPr>
        <w:pStyle w:val="Titre2"/>
        <w:spacing w:before="100"/>
        <w:ind w:left="211"/>
      </w:pPr>
      <w:r>
        <w:rPr>
          <w:w w:val="80"/>
        </w:rPr>
        <w:t>INFORMATION</w:t>
      </w:r>
      <w:r>
        <w:rPr>
          <w:spacing w:val="14"/>
          <w:w w:val="80"/>
        </w:rPr>
        <w:t xml:space="preserve"> </w:t>
      </w:r>
      <w:r>
        <w:rPr>
          <w:w w:val="80"/>
        </w:rPr>
        <w:t>ET</w:t>
      </w:r>
      <w:r>
        <w:rPr>
          <w:spacing w:val="15"/>
          <w:w w:val="80"/>
        </w:rPr>
        <w:t xml:space="preserve"> </w:t>
      </w:r>
      <w:r>
        <w:rPr>
          <w:w w:val="80"/>
        </w:rPr>
        <w:t>RECUEIL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5"/>
          <w:w w:val="80"/>
        </w:rPr>
        <w:t xml:space="preserve"> </w:t>
      </w:r>
      <w:r>
        <w:rPr>
          <w:w w:val="80"/>
        </w:rPr>
        <w:t>LA</w:t>
      </w:r>
      <w:r>
        <w:rPr>
          <w:spacing w:val="15"/>
          <w:w w:val="80"/>
        </w:rPr>
        <w:t xml:space="preserve"> </w:t>
      </w:r>
      <w:r>
        <w:rPr>
          <w:w w:val="80"/>
        </w:rPr>
        <w:t>NON</w:t>
      </w:r>
      <w:r>
        <w:rPr>
          <w:spacing w:val="14"/>
          <w:w w:val="80"/>
        </w:rPr>
        <w:t xml:space="preserve"> </w:t>
      </w:r>
      <w:r>
        <w:rPr>
          <w:w w:val="80"/>
        </w:rPr>
        <w:t>OPPOSITION</w:t>
      </w:r>
    </w:p>
    <w:p w14:paraId="368DABC2" w14:textId="77777777" w:rsidR="008B767B" w:rsidRDefault="00E13715">
      <w:pPr>
        <w:spacing w:before="5" w:line="247" w:lineRule="auto"/>
        <w:ind w:left="211" w:right="1143"/>
        <w:rPr>
          <w:sz w:val="24"/>
        </w:rPr>
      </w:pPr>
      <w:r>
        <w:rPr>
          <w:sz w:val="24"/>
        </w:rPr>
        <w:t>Une feuille de consentement leur sera délivrée avec l’explication des modalités de la recherche et</w:t>
      </w:r>
      <w:r>
        <w:rPr>
          <w:spacing w:val="-64"/>
          <w:sz w:val="24"/>
        </w:rPr>
        <w:t xml:space="preserve"> </w:t>
      </w:r>
      <w:r>
        <w:rPr>
          <w:sz w:val="24"/>
        </w:rPr>
        <w:t>l'autorisation de l’utilisation des données non nominatives de la consultation.</w:t>
      </w:r>
    </w:p>
    <w:p w14:paraId="74030984" w14:textId="77777777" w:rsidR="008B767B" w:rsidRDefault="00E13715">
      <w:pPr>
        <w:pStyle w:val="Corpsdetexte"/>
        <w:spacing w:before="2" w:line="271" w:lineRule="auto"/>
        <w:ind w:left="256" w:right="559"/>
      </w:pPr>
      <w:r>
        <w:rPr>
          <w:color w:val="FF0000"/>
          <w:w w:val="80"/>
        </w:rPr>
        <w:t>Les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participants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seront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informés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façon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complète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et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loyale,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en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des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termes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compréhensibles,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des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objectifs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l'étude,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leurs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droits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-46"/>
          <w:w w:val="80"/>
        </w:rPr>
        <w:t xml:space="preserve"> </w:t>
      </w:r>
      <w:r>
        <w:rPr>
          <w:color w:val="FF0000"/>
          <w:w w:val="90"/>
        </w:rPr>
        <w:t>refuser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de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participer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à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l'étude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ou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de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la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possibilité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de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se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rétracter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à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tout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moment.</w:t>
      </w:r>
    </w:p>
    <w:p w14:paraId="3390F734" w14:textId="77777777" w:rsidR="008B767B" w:rsidRDefault="008B767B">
      <w:pPr>
        <w:pStyle w:val="Corpsdetexte"/>
        <w:spacing w:before="10"/>
        <w:rPr>
          <w:sz w:val="25"/>
        </w:rPr>
      </w:pPr>
    </w:p>
    <w:p w14:paraId="5B684F3E" w14:textId="77777777" w:rsidR="008B767B" w:rsidRDefault="004D1966">
      <w:pPr>
        <w:pStyle w:val="Corpsdetexte"/>
        <w:spacing w:line="271" w:lineRule="auto"/>
        <w:ind w:left="256" w:right="368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486962176" behindDoc="1" locked="0" layoutInCell="1" allowOverlap="1" wp14:anchorId="46E1BE60" wp14:editId="5D514F27">
                <wp:simplePos x="0" y="0"/>
                <wp:positionH relativeFrom="page">
                  <wp:posOffset>276860</wp:posOffset>
                </wp:positionH>
                <wp:positionV relativeFrom="paragraph">
                  <wp:posOffset>177800</wp:posOffset>
                </wp:positionV>
                <wp:extent cx="383540" cy="168275"/>
                <wp:effectExtent l="0" t="0" r="0" b="0"/>
                <wp:wrapNone/>
                <wp:docPr id="1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540" cy="168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C513B6" id="Rectangle 10" o:spid="_x0000_s1026" style="position:absolute;margin-left:21.8pt;margin-top:14pt;width:30.2pt;height:13.25pt;z-index:-16354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" fillcolor="yellow" stroked="f">
                <w10:wrap anchorx="page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486962688" behindDoc="1" locked="0" layoutInCell="1" allowOverlap="1" wp14:anchorId="135662B0" wp14:editId="7414B368">
                <wp:simplePos x="0" y="0"/>
                <wp:positionH relativeFrom="page">
                  <wp:posOffset>772160</wp:posOffset>
                </wp:positionH>
                <wp:positionV relativeFrom="paragraph">
                  <wp:posOffset>177800</wp:posOffset>
                </wp:positionV>
                <wp:extent cx="6555740" cy="168275"/>
                <wp:effectExtent l="0" t="0" r="0" b="0"/>
                <wp:wrapNone/>
                <wp:docPr id="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5740" cy="168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2F9D5" id="Rectangle 9" o:spid="_x0000_s1026" style="position:absolute;margin-left:60.8pt;margin-top:14pt;width:516.2pt;height:13.25pt;z-index:-163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" fillcolor="yellow" stroked="f">
                <w10:wrap anchorx="page"/>
              </v:rect>
            </w:pict>
          </mc:Fallback>
        </mc:AlternateContent>
      </w:r>
      <w:r w:rsidR="00E13715">
        <w:rPr>
          <w:color w:val="FF0000"/>
          <w:w w:val="85"/>
          <w:shd w:val="clear" w:color="auto" w:fill="FFFF00"/>
        </w:rPr>
        <w:t>Depuis mai 2020 [octobre 2021 pour les passages aux Urgences], chaque patient, consultant ou hospitalisé au CHU de Rennes, est</w:t>
      </w:r>
      <w:r w:rsidR="00E13715">
        <w:rPr>
          <w:color w:val="FF0000"/>
          <w:spacing w:val="1"/>
          <w:w w:val="85"/>
        </w:rPr>
        <w:t xml:space="preserve"> </w:t>
      </w:r>
      <w:r w:rsidR="00E13715">
        <w:rPr>
          <w:color w:val="FF0000"/>
          <w:w w:val="85"/>
        </w:rPr>
        <w:t>informé</w:t>
      </w:r>
      <w:r w:rsidR="00E13715">
        <w:rPr>
          <w:color w:val="FF0000"/>
          <w:spacing w:val="1"/>
          <w:w w:val="85"/>
        </w:rPr>
        <w:t xml:space="preserve"> </w:t>
      </w:r>
      <w:r w:rsidR="00E13715">
        <w:rPr>
          <w:color w:val="FF0000"/>
          <w:w w:val="85"/>
        </w:rPr>
        <w:t>individuellement, d’une réutilisation possible de ses données pour une finalité recherche et de son droit à s’y opposer. Son</w:t>
      </w:r>
      <w:r w:rsidR="00E13715">
        <w:rPr>
          <w:color w:val="FF0000"/>
          <w:spacing w:val="1"/>
          <w:w w:val="85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opposition</w:t>
      </w:r>
      <w:r w:rsidR="00E13715">
        <w:rPr>
          <w:color w:val="FF0000"/>
          <w:spacing w:val="36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est</w:t>
      </w:r>
      <w:r w:rsidR="00E13715">
        <w:rPr>
          <w:color w:val="FF0000"/>
          <w:spacing w:val="86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recueillie, le cas échéant. Cette information individuelle doit être complétée par une information « collective » diffusée sur le</w:t>
      </w:r>
      <w:r w:rsidR="00E13715">
        <w:rPr>
          <w:color w:val="FF0000"/>
          <w:spacing w:val="1"/>
          <w:w w:val="8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site</w:t>
      </w:r>
      <w:r w:rsidR="00E13715">
        <w:rPr>
          <w:color w:val="FF0000"/>
          <w:spacing w:val="36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internet</w:t>
      </w:r>
      <w:r w:rsidR="00E13715">
        <w:rPr>
          <w:color w:val="FF0000"/>
          <w:spacing w:val="37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du</w:t>
      </w:r>
      <w:r w:rsidR="00E13715">
        <w:rPr>
          <w:color w:val="FF0000"/>
          <w:spacing w:val="85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CHU de Rennes et affichée dans le service, notamment pour préciser le contexte de l’utilisation des données, les objectifs</w:t>
      </w:r>
      <w:r w:rsidR="00E13715">
        <w:rPr>
          <w:color w:val="FF0000"/>
          <w:spacing w:val="1"/>
          <w:w w:val="80"/>
        </w:rPr>
        <w:t xml:space="preserve"> </w:t>
      </w:r>
      <w:r w:rsidR="00E13715">
        <w:rPr>
          <w:color w:val="FF0000"/>
          <w:w w:val="90"/>
          <w:shd w:val="clear" w:color="auto" w:fill="FFFF00"/>
        </w:rPr>
        <w:t>de</w:t>
      </w:r>
      <w:r w:rsidR="00E13715">
        <w:rPr>
          <w:color w:val="FF0000"/>
          <w:spacing w:val="-8"/>
          <w:w w:val="90"/>
          <w:shd w:val="clear" w:color="auto" w:fill="FFFF00"/>
        </w:rPr>
        <w:t xml:space="preserve"> </w:t>
      </w:r>
      <w:r w:rsidR="00E13715">
        <w:rPr>
          <w:color w:val="FF0000"/>
          <w:w w:val="90"/>
          <w:shd w:val="clear" w:color="auto" w:fill="FFFF00"/>
        </w:rPr>
        <w:t>l’étude</w:t>
      </w:r>
      <w:r w:rsidR="00E13715">
        <w:rPr>
          <w:color w:val="FF0000"/>
          <w:spacing w:val="-7"/>
          <w:w w:val="90"/>
          <w:shd w:val="clear" w:color="auto" w:fill="FFFF00"/>
        </w:rPr>
        <w:t xml:space="preserve"> </w:t>
      </w:r>
      <w:r w:rsidR="00E13715">
        <w:rPr>
          <w:color w:val="FF0000"/>
          <w:w w:val="90"/>
          <w:shd w:val="clear" w:color="auto" w:fill="FFFF00"/>
        </w:rPr>
        <w:t>et</w:t>
      </w:r>
      <w:r w:rsidR="00E13715">
        <w:rPr>
          <w:color w:val="FF0000"/>
          <w:spacing w:val="41"/>
          <w:w w:val="90"/>
        </w:rPr>
        <w:t xml:space="preserve"> </w:t>
      </w:r>
      <w:r w:rsidR="00E13715">
        <w:rPr>
          <w:color w:val="FF0000"/>
          <w:w w:val="90"/>
          <w:shd w:val="clear" w:color="auto" w:fill="FFFF00"/>
        </w:rPr>
        <w:t>rappeler</w:t>
      </w:r>
      <w:r w:rsidR="00E13715">
        <w:rPr>
          <w:color w:val="FF0000"/>
          <w:spacing w:val="-7"/>
          <w:w w:val="90"/>
          <w:shd w:val="clear" w:color="auto" w:fill="FFFF00"/>
        </w:rPr>
        <w:t xml:space="preserve"> </w:t>
      </w:r>
      <w:r w:rsidR="00E13715">
        <w:rPr>
          <w:color w:val="FF0000"/>
          <w:w w:val="90"/>
          <w:shd w:val="clear" w:color="auto" w:fill="FFFF00"/>
        </w:rPr>
        <w:t>les</w:t>
      </w:r>
      <w:r w:rsidR="00E13715">
        <w:rPr>
          <w:color w:val="FF0000"/>
          <w:spacing w:val="-7"/>
          <w:w w:val="90"/>
          <w:shd w:val="clear" w:color="auto" w:fill="FFFF00"/>
        </w:rPr>
        <w:t xml:space="preserve"> </w:t>
      </w:r>
      <w:r w:rsidR="00E13715">
        <w:rPr>
          <w:color w:val="FF0000"/>
          <w:w w:val="90"/>
          <w:shd w:val="clear" w:color="auto" w:fill="FFFF00"/>
        </w:rPr>
        <w:t>modalités</w:t>
      </w:r>
      <w:r w:rsidR="00E13715">
        <w:rPr>
          <w:color w:val="FF0000"/>
          <w:spacing w:val="-8"/>
          <w:w w:val="90"/>
          <w:shd w:val="clear" w:color="auto" w:fill="FFFF00"/>
        </w:rPr>
        <w:t xml:space="preserve"> </w:t>
      </w:r>
      <w:proofErr w:type="gramStart"/>
      <w:r w:rsidR="00E13715">
        <w:rPr>
          <w:color w:val="FF0000"/>
          <w:w w:val="90"/>
          <w:shd w:val="clear" w:color="auto" w:fill="FFFF00"/>
        </w:rPr>
        <w:t>d’opposition..</w:t>
      </w:r>
      <w:proofErr w:type="gramEnd"/>
    </w:p>
    <w:p w14:paraId="4BB4F70F" w14:textId="77777777" w:rsidR="008B767B" w:rsidRDefault="008B767B">
      <w:pPr>
        <w:pStyle w:val="Corpsdetexte"/>
        <w:rPr>
          <w:sz w:val="26"/>
        </w:rPr>
      </w:pPr>
    </w:p>
    <w:p w14:paraId="7876C5C0" w14:textId="77777777" w:rsidR="008B767B" w:rsidRDefault="004D1966">
      <w:pPr>
        <w:pStyle w:val="Corpsdetexte"/>
        <w:spacing w:line="283" w:lineRule="auto"/>
        <w:ind w:left="256" w:right="493" w:hanging="15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486963200" behindDoc="1" locked="0" layoutInCell="1" allowOverlap="1" wp14:anchorId="593382D5" wp14:editId="282F0E81">
                <wp:simplePos x="0" y="0"/>
                <wp:positionH relativeFrom="page">
                  <wp:posOffset>276860</wp:posOffset>
                </wp:positionH>
                <wp:positionV relativeFrom="paragraph">
                  <wp:posOffset>185420</wp:posOffset>
                </wp:positionV>
                <wp:extent cx="2486660" cy="168275"/>
                <wp:effectExtent l="0" t="0" r="0" b="0"/>
                <wp:wrapNone/>
                <wp:docPr id="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660" cy="168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145C8" id="Rectangle 8" o:spid="_x0000_s1026" style="position:absolute;margin-left:21.8pt;margin-top:14.6pt;width:195.8pt;height:13.25pt;z-index:-1635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" fillcolor="yellow" stroked="f">
                <w10:wrap anchorx="page"/>
              </v:rect>
            </w:pict>
          </mc:Fallback>
        </mc:AlternateContent>
      </w:r>
      <w:r w:rsidR="00E13715">
        <w:rPr>
          <w:color w:val="FF0000"/>
          <w:w w:val="80"/>
          <w:shd w:val="clear" w:color="auto" w:fill="FFFF00"/>
        </w:rPr>
        <w:t>Avant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la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collecte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des</w:t>
      </w:r>
      <w:r w:rsidR="00E13715">
        <w:rPr>
          <w:color w:val="FF0000"/>
          <w:spacing w:val="19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données,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l’investigateur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s’assurera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auprès</w:t>
      </w:r>
      <w:r w:rsidR="00E13715">
        <w:rPr>
          <w:color w:val="FF0000"/>
          <w:spacing w:val="19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du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Département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d’Information</w:t>
      </w:r>
      <w:r w:rsidR="00E13715">
        <w:rPr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Médicale</w:t>
      </w:r>
      <w:r w:rsidR="00E13715">
        <w:rPr>
          <w:color w:val="FF0000"/>
          <w:spacing w:val="19"/>
          <w:w w:val="80"/>
          <w:shd w:val="clear" w:color="auto" w:fill="FFFF00"/>
        </w:rPr>
        <w:t xml:space="preserve"> </w:t>
      </w:r>
      <w:r w:rsidR="00E13715">
        <w:rPr>
          <w:strike/>
          <w:color w:val="FF0000"/>
          <w:w w:val="80"/>
          <w:shd w:val="clear" w:color="auto" w:fill="FFFF00"/>
        </w:rPr>
        <w:t>de</w:t>
      </w:r>
      <w:r w:rsidR="00E13715">
        <w:rPr>
          <w:strike/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strike/>
          <w:color w:val="FF0000"/>
          <w:w w:val="80"/>
          <w:shd w:val="clear" w:color="auto" w:fill="FFFF00"/>
        </w:rPr>
        <w:t>l’information</w:t>
      </w:r>
      <w:r w:rsidR="00E13715">
        <w:rPr>
          <w:strike/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strike/>
          <w:color w:val="FF0000"/>
          <w:w w:val="80"/>
          <w:shd w:val="clear" w:color="auto" w:fill="FFFF00"/>
        </w:rPr>
        <w:t>individuelle</w:t>
      </w:r>
      <w:r w:rsidR="00E13715">
        <w:rPr>
          <w:strike/>
          <w:color w:val="FF0000"/>
          <w:spacing w:val="19"/>
          <w:w w:val="80"/>
          <w:shd w:val="clear" w:color="auto" w:fill="FFFF00"/>
        </w:rPr>
        <w:t xml:space="preserve"> </w:t>
      </w:r>
      <w:r w:rsidR="00E13715">
        <w:rPr>
          <w:strike/>
          <w:color w:val="FF0000"/>
          <w:w w:val="80"/>
          <w:shd w:val="clear" w:color="auto" w:fill="FFFF00"/>
        </w:rPr>
        <w:t>et</w:t>
      </w:r>
      <w:r w:rsidR="00E13715">
        <w:rPr>
          <w:strike/>
          <w:color w:val="FF0000"/>
          <w:spacing w:val="18"/>
          <w:w w:val="80"/>
          <w:shd w:val="clear" w:color="auto" w:fill="FFFF00"/>
        </w:rPr>
        <w:t xml:space="preserve"> </w:t>
      </w:r>
      <w:r w:rsidR="00E13715">
        <w:rPr>
          <w:color w:val="FF0000"/>
          <w:w w:val="80"/>
          <w:shd w:val="clear" w:color="auto" w:fill="FFFF00"/>
        </w:rPr>
        <w:t>de</w:t>
      </w:r>
      <w:r w:rsidR="00E13715">
        <w:rPr>
          <w:color w:val="FF0000"/>
          <w:spacing w:val="-46"/>
          <w:w w:val="80"/>
        </w:rPr>
        <w:t xml:space="preserve"> </w:t>
      </w:r>
      <w:r w:rsidR="00E13715">
        <w:rPr>
          <w:color w:val="FF0000"/>
          <w:w w:val="80"/>
        </w:rPr>
        <w:t>l’absence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d’opposition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des</w:t>
      </w:r>
      <w:r w:rsidR="00E13715">
        <w:rPr>
          <w:color w:val="FF0000"/>
          <w:spacing w:val="10"/>
          <w:w w:val="80"/>
        </w:rPr>
        <w:t xml:space="preserve"> </w:t>
      </w:r>
      <w:r w:rsidR="00E13715">
        <w:rPr>
          <w:color w:val="FF0000"/>
          <w:w w:val="80"/>
        </w:rPr>
        <w:t>patients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sélectionnés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[démarche</w:t>
      </w:r>
      <w:r w:rsidR="00E13715">
        <w:rPr>
          <w:color w:val="FF0000"/>
          <w:spacing w:val="10"/>
          <w:w w:val="80"/>
        </w:rPr>
        <w:t xml:space="preserve"> </w:t>
      </w:r>
      <w:r w:rsidR="00E13715">
        <w:rPr>
          <w:color w:val="FF0000"/>
          <w:w w:val="80"/>
        </w:rPr>
        <w:t>à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valider</w:t>
      </w:r>
      <w:r w:rsidR="00E13715">
        <w:rPr>
          <w:color w:val="FF0000"/>
          <w:spacing w:val="10"/>
          <w:w w:val="80"/>
        </w:rPr>
        <w:t xml:space="preserve"> </w:t>
      </w:r>
      <w:r w:rsidR="00E13715">
        <w:rPr>
          <w:color w:val="FF0000"/>
          <w:w w:val="80"/>
        </w:rPr>
        <w:t>dans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les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centres</w:t>
      </w:r>
      <w:r w:rsidR="00E13715">
        <w:rPr>
          <w:color w:val="FF0000"/>
          <w:spacing w:val="10"/>
          <w:w w:val="80"/>
        </w:rPr>
        <w:t xml:space="preserve"> </w:t>
      </w:r>
      <w:r w:rsidR="00E13715">
        <w:rPr>
          <w:color w:val="FF0000"/>
          <w:w w:val="80"/>
        </w:rPr>
        <w:t>associés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en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cas</w:t>
      </w:r>
      <w:r w:rsidR="00E13715">
        <w:rPr>
          <w:color w:val="FF0000"/>
          <w:spacing w:val="10"/>
          <w:w w:val="80"/>
        </w:rPr>
        <w:t xml:space="preserve"> </w:t>
      </w:r>
      <w:r w:rsidR="00E13715">
        <w:rPr>
          <w:color w:val="FF0000"/>
          <w:w w:val="80"/>
        </w:rPr>
        <w:t>d’étude</w:t>
      </w:r>
      <w:r w:rsidR="00E13715">
        <w:rPr>
          <w:color w:val="FF0000"/>
          <w:spacing w:val="9"/>
          <w:w w:val="80"/>
        </w:rPr>
        <w:t xml:space="preserve"> </w:t>
      </w:r>
      <w:r w:rsidR="00E13715">
        <w:rPr>
          <w:color w:val="FF0000"/>
          <w:w w:val="80"/>
        </w:rPr>
        <w:t>multicentrique]</w:t>
      </w:r>
      <w:r w:rsidR="00E13715">
        <w:rPr>
          <w:color w:val="FF0000"/>
          <w:w w:val="80"/>
          <w:shd w:val="clear" w:color="auto" w:fill="FFFF00"/>
        </w:rPr>
        <w:t>.</w:t>
      </w:r>
    </w:p>
    <w:p w14:paraId="7F8D45A4" w14:textId="77777777" w:rsidR="008B767B" w:rsidRDefault="008B767B">
      <w:pPr>
        <w:pStyle w:val="Corpsdetexte"/>
        <w:spacing w:before="11"/>
        <w:rPr>
          <w:sz w:val="24"/>
        </w:rPr>
      </w:pPr>
    </w:p>
    <w:p w14:paraId="69B59E2F" w14:textId="77777777" w:rsidR="008B767B" w:rsidRDefault="00E13715">
      <w:pPr>
        <w:pStyle w:val="Corpsdetexte"/>
        <w:spacing w:line="268" w:lineRule="auto"/>
        <w:ind w:left="256" w:right="1468"/>
      </w:pPr>
      <w:r>
        <w:rPr>
          <w:color w:val="FF0000"/>
          <w:w w:val="80"/>
          <w:shd w:val="clear" w:color="auto" w:fill="FFFF00"/>
        </w:rPr>
        <w:t>Pour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les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patients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n’ayant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été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informés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lors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leur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passage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dans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l’établissement,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une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note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d’information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individuelle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leur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sera</w:t>
      </w:r>
      <w:r>
        <w:rPr>
          <w:color w:val="FF0000"/>
          <w:spacing w:val="-46"/>
          <w:w w:val="80"/>
        </w:rPr>
        <w:t xml:space="preserve"> </w:t>
      </w:r>
      <w:r>
        <w:rPr>
          <w:color w:val="FF0000"/>
          <w:w w:val="80"/>
          <w:shd w:val="clear" w:color="auto" w:fill="FFFF00"/>
        </w:rPr>
        <w:t>adressée.</w:t>
      </w:r>
      <w:r>
        <w:rPr>
          <w:color w:val="FF0000"/>
          <w:spacing w:val="6"/>
          <w:w w:val="80"/>
        </w:rPr>
        <w:t xml:space="preserve"> </w:t>
      </w:r>
      <w:r>
        <w:rPr>
          <w:color w:val="FF0000"/>
          <w:w w:val="80"/>
          <w:shd w:val="clear" w:color="auto" w:fill="FFFF00"/>
        </w:rPr>
        <w:t>Sans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opposition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leur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part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dans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un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délai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3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semaines,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recueil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données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sera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mis</w:t>
      </w:r>
      <w:r>
        <w:rPr>
          <w:color w:val="FF0000"/>
          <w:spacing w:val="7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en</w:t>
      </w:r>
      <w:r>
        <w:rPr>
          <w:color w:val="FF0000"/>
          <w:spacing w:val="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œuvre.</w:t>
      </w:r>
    </w:p>
    <w:p w14:paraId="778269C8" w14:textId="77777777" w:rsidR="008B767B" w:rsidRDefault="008B767B">
      <w:pPr>
        <w:pStyle w:val="Corpsdetexte"/>
        <w:spacing w:before="4"/>
        <w:rPr>
          <w:sz w:val="26"/>
        </w:rPr>
      </w:pPr>
    </w:p>
    <w:p w14:paraId="61210F65" w14:textId="77777777" w:rsidR="008B767B" w:rsidRDefault="00E13715">
      <w:pPr>
        <w:pStyle w:val="Titre2"/>
        <w:ind w:left="256"/>
        <w:jc w:val="both"/>
      </w:pPr>
      <w:r>
        <w:rPr>
          <w:w w:val="80"/>
        </w:rPr>
        <w:t>RESULTATS</w:t>
      </w:r>
      <w:r>
        <w:rPr>
          <w:spacing w:val="13"/>
          <w:w w:val="80"/>
        </w:rPr>
        <w:t xml:space="preserve"> </w:t>
      </w:r>
      <w:r>
        <w:rPr>
          <w:w w:val="80"/>
        </w:rPr>
        <w:t>ESCOMPTES</w:t>
      </w:r>
      <w:r>
        <w:rPr>
          <w:spacing w:val="14"/>
          <w:w w:val="80"/>
        </w:rPr>
        <w:t xml:space="preserve"> </w:t>
      </w:r>
      <w:r>
        <w:rPr>
          <w:w w:val="80"/>
        </w:rPr>
        <w:t>ET</w:t>
      </w:r>
      <w:r>
        <w:rPr>
          <w:spacing w:val="14"/>
          <w:w w:val="80"/>
        </w:rPr>
        <w:t xml:space="preserve"> </w:t>
      </w:r>
      <w:r>
        <w:rPr>
          <w:w w:val="80"/>
        </w:rPr>
        <w:t>PERSPECTIVES</w:t>
      </w:r>
    </w:p>
    <w:p w14:paraId="4C588BB4" w14:textId="77777777" w:rsidR="008B767B" w:rsidRDefault="00E13715">
      <w:pPr>
        <w:pStyle w:val="Corpsdetexte"/>
        <w:spacing w:before="38"/>
        <w:ind w:left="256"/>
      </w:pPr>
      <w:r>
        <w:rPr>
          <w:w w:val="80"/>
        </w:rPr>
        <w:t>Mieux</w:t>
      </w:r>
      <w:r>
        <w:rPr>
          <w:spacing w:val="13"/>
          <w:w w:val="80"/>
        </w:rPr>
        <w:t xml:space="preserve"> </w:t>
      </w:r>
      <w:r>
        <w:rPr>
          <w:w w:val="80"/>
        </w:rPr>
        <w:t>connaître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3"/>
          <w:w w:val="80"/>
        </w:rPr>
        <w:t xml:space="preserve"> </w:t>
      </w:r>
      <w:r>
        <w:rPr>
          <w:w w:val="80"/>
        </w:rPr>
        <w:t>sensibilité</w:t>
      </w:r>
      <w:r>
        <w:rPr>
          <w:spacing w:val="13"/>
          <w:w w:val="80"/>
        </w:rPr>
        <w:t xml:space="preserve"> </w:t>
      </w:r>
      <w:r>
        <w:rPr>
          <w:w w:val="80"/>
        </w:rPr>
        <w:t>et</w:t>
      </w:r>
      <w:r>
        <w:rPr>
          <w:spacing w:val="14"/>
          <w:w w:val="80"/>
        </w:rPr>
        <w:t xml:space="preserve"> </w:t>
      </w:r>
      <w:r>
        <w:rPr>
          <w:w w:val="80"/>
        </w:rPr>
        <w:t>la</w:t>
      </w:r>
      <w:r>
        <w:rPr>
          <w:spacing w:val="13"/>
          <w:w w:val="80"/>
        </w:rPr>
        <w:t xml:space="preserve"> </w:t>
      </w:r>
      <w:r>
        <w:rPr>
          <w:w w:val="80"/>
        </w:rPr>
        <w:t>spécificité</w:t>
      </w:r>
      <w:r>
        <w:rPr>
          <w:spacing w:val="13"/>
          <w:w w:val="80"/>
        </w:rPr>
        <w:t xml:space="preserve"> </w:t>
      </w:r>
      <w:r>
        <w:rPr>
          <w:w w:val="80"/>
        </w:rPr>
        <w:t>des</w:t>
      </w:r>
      <w:r>
        <w:rPr>
          <w:spacing w:val="13"/>
          <w:w w:val="80"/>
        </w:rPr>
        <w:t xml:space="preserve"> </w:t>
      </w:r>
      <w:r>
        <w:rPr>
          <w:w w:val="80"/>
        </w:rPr>
        <w:t>ULNT</w:t>
      </w:r>
      <w:r>
        <w:rPr>
          <w:spacing w:val="14"/>
          <w:w w:val="80"/>
        </w:rPr>
        <w:t xml:space="preserve"> </w:t>
      </w:r>
      <w:r>
        <w:rPr>
          <w:w w:val="80"/>
        </w:rPr>
        <w:t>ainsi</w:t>
      </w:r>
      <w:r>
        <w:rPr>
          <w:spacing w:val="13"/>
          <w:w w:val="80"/>
        </w:rPr>
        <w:t xml:space="preserve"> </w:t>
      </w:r>
      <w:r>
        <w:rPr>
          <w:w w:val="80"/>
        </w:rPr>
        <w:t>que</w:t>
      </w:r>
      <w:r>
        <w:rPr>
          <w:spacing w:val="13"/>
          <w:w w:val="80"/>
        </w:rPr>
        <w:t xml:space="preserve"> </w:t>
      </w:r>
      <w:r>
        <w:rPr>
          <w:w w:val="80"/>
        </w:rPr>
        <w:t>celle</w:t>
      </w:r>
      <w:r>
        <w:rPr>
          <w:spacing w:val="13"/>
          <w:w w:val="80"/>
        </w:rPr>
        <w:t xml:space="preserve"> </w:t>
      </w:r>
      <w:r>
        <w:rPr>
          <w:w w:val="80"/>
        </w:rPr>
        <w:t>des</w:t>
      </w:r>
      <w:r>
        <w:rPr>
          <w:spacing w:val="14"/>
          <w:w w:val="80"/>
        </w:rPr>
        <w:t xml:space="preserve"> </w:t>
      </w:r>
      <w:r>
        <w:rPr>
          <w:w w:val="80"/>
        </w:rPr>
        <w:t>résultats</w:t>
      </w:r>
      <w:r>
        <w:rPr>
          <w:spacing w:val="13"/>
          <w:w w:val="80"/>
        </w:rPr>
        <w:t xml:space="preserve"> </w:t>
      </w:r>
      <w:r>
        <w:rPr>
          <w:w w:val="80"/>
        </w:rPr>
        <w:t>cumulés.</w:t>
      </w:r>
    </w:p>
    <w:p w14:paraId="7BF45573" w14:textId="77777777" w:rsidR="008B767B" w:rsidRDefault="00E13715">
      <w:pPr>
        <w:pStyle w:val="Corpsdetexte"/>
        <w:spacing w:before="17" w:line="256" w:lineRule="auto"/>
        <w:ind w:left="256" w:right="447"/>
      </w:pPr>
      <w:r>
        <w:rPr>
          <w:w w:val="80"/>
        </w:rPr>
        <w:t>Francis</w:t>
      </w:r>
      <w:r>
        <w:rPr>
          <w:spacing w:val="10"/>
          <w:w w:val="80"/>
        </w:rPr>
        <w:t xml:space="preserve"> </w:t>
      </w:r>
      <w:r>
        <w:rPr>
          <w:w w:val="80"/>
        </w:rPr>
        <w:t>Grondin</w:t>
      </w:r>
      <w:r>
        <w:rPr>
          <w:spacing w:val="11"/>
          <w:w w:val="80"/>
        </w:rPr>
        <w:t xml:space="preserve"> </w:t>
      </w:r>
      <w:r>
        <w:rPr>
          <w:w w:val="80"/>
        </w:rPr>
        <w:t>2016</w:t>
      </w:r>
      <w:r>
        <w:rPr>
          <w:spacing w:val="10"/>
          <w:w w:val="80"/>
        </w:rPr>
        <w:t xml:space="preserve"> </w:t>
      </w:r>
      <w:r>
        <w:rPr>
          <w:w w:val="80"/>
        </w:rPr>
        <w:t>a</w:t>
      </w:r>
      <w:r>
        <w:rPr>
          <w:spacing w:val="11"/>
          <w:w w:val="80"/>
        </w:rPr>
        <w:t xml:space="preserve"> </w:t>
      </w:r>
      <w:r>
        <w:rPr>
          <w:w w:val="80"/>
        </w:rPr>
        <w:t>montré</w:t>
      </w:r>
      <w:r>
        <w:rPr>
          <w:spacing w:val="10"/>
          <w:w w:val="80"/>
        </w:rPr>
        <w:t xml:space="preserve"> </w:t>
      </w:r>
      <w:r>
        <w:rPr>
          <w:w w:val="80"/>
        </w:rPr>
        <w:t>une</w:t>
      </w:r>
      <w:r>
        <w:rPr>
          <w:spacing w:val="11"/>
          <w:w w:val="80"/>
        </w:rPr>
        <w:t xml:space="preserve"> </w:t>
      </w:r>
      <w:r>
        <w:rPr>
          <w:w w:val="80"/>
        </w:rPr>
        <w:t>possible</w:t>
      </w:r>
      <w:r>
        <w:rPr>
          <w:spacing w:val="10"/>
          <w:w w:val="80"/>
        </w:rPr>
        <w:t xml:space="preserve"> </w:t>
      </w:r>
      <w:r>
        <w:rPr>
          <w:w w:val="80"/>
        </w:rPr>
        <w:t>spécificité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96%</w:t>
      </w:r>
      <w:r>
        <w:rPr>
          <w:spacing w:val="11"/>
          <w:w w:val="80"/>
        </w:rPr>
        <w:t xml:space="preserve"> </w:t>
      </w:r>
      <w:r>
        <w:rPr>
          <w:w w:val="80"/>
        </w:rPr>
        <w:t>en</w:t>
      </w:r>
      <w:r>
        <w:rPr>
          <w:spacing w:val="10"/>
          <w:w w:val="80"/>
        </w:rPr>
        <w:t xml:space="preserve"> </w:t>
      </w:r>
      <w:r>
        <w:rPr>
          <w:w w:val="80"/>
        </w:rPr>
        <w:t>cas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3</w:t>
      </w:r>
      <w:r>
        <w:rPr>
          <w:spacing w:val="11"/>
          <w:w w:val="80"/>
        </w:rPr>
        <w:t xml:space="preserve"> </w:t>
      </w:r>
      <w:r>
        <w:rPr>
          <w:w w:val="80"/>
        </w:rPr>
        <w:t>ULNT</w:t>
      </w:r>
      <w:r>
        <w:rPr>
          <w:spacing w:val="10"/>
          <w:w w:val="80"/>
        </w:rPr>
        <w:t xml:space="preserve"> </w:t>
      </w:r>
      <w:r>
        <w:rPr>
          <w:w w:val="80"/>
        </w:rPr>
        <w:t>positif</w:t>
      </w:r>
      <w:r>
        <w:rPr>
          <w:spacing w:val="11"/>
          <w:w w:val="80"/>
        </w:rPr>
        <w:t xml:space="preserve"> </w:t>
      </w:r>
      <w:r>
        <w:rPr>
          <w:w w:val="80"/>
        </w:rPr>
        <w:t>sur</w:t>
      </w:r>
      <w:r>
        <w:rPr>
          <w:spacing w:val="11"/>
          <w:w w:val="80"/>
        </w:rPr>
        <w:t xml:space="preserve"> </w:t>
      </w:r>
      <w:r>
        <w:rPr>
          <w:w w:val="80"/>
        </w:rPr>
        <w:t>4</w:t>
      </w:r>
      <w:r>
        <w:rPr>
          <w:spacing w:val="10"/>
          <w:w w:val="80"/>
        </w:rPr>
        <w:t xml:space="preserve"> </w:t>
      </w:r>
      <w:r>
        <w:rPr>
          <w:w w:val="80"/>
        </w:rPr>
        <w:t>et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100%</w:t>
      </w:r>
      <w:r>
        <w:rPr>
          <w:spacing w:val="11"/>
          <w:w w:val="80"/>
        </w:rPr>
        <w:t xml:space="preserve"> </w:t>
      </w:r>
      <w:r>
        <w:rPr>
          <w:w w:val="80"/>
        </w:rPr>
        <w:t>en</w:t>
      </w:r>
      <w:r>
        <w:rPr>
          <w:spacing w:val="10"/>
          <w:w w:val="80"/>
        </w:rPr>
        <w:t xml:space="preserve"> </w:t>
      </w:r>
      <w:r>
        <w:rPr>
          <w:w w:val="80"/>
        </w:rPr>
        <w:t>cas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4</w:t>
      </w:r>
      <w:r>
        <w:rPr>
          <w:spacing w:val="11"/>
          <w:w w:val="80"/>
        </w:rPr>
        <w:t xml:space="preserve"> </w:t>
      </w:r>
      <w:r>
        <w:rPr>
          <w:w w:val="80"/>
        </w:rPr>
        <w:t>ULNT</w:t>
      </w:r>
      <w:r>
        <w:rPr>
          <w:spacing w:val="10"/>
          <w:w w:val="80"/>
        </w:rPr>
        <w:t xml:space="preserve"> </w:t>
      </w:r>
      <w:proofErr w:type="spellStart"/>
      <w:r>
        <w:rPr>
          <w:w w:val="80"/>
        </w:rPr>
        <w:t>postif</w:t>
      </w:r>
      <w:proofErr w:type="spellEnd"/>
      <w:r>
        <w:rPr>
          <w:spacing w:val="11"/>
          <w:w w:val="80"/>
        </w:rPr>
        <w:t xml:space="preserve"> </w:t>
      </w:r>
      <w:r>
        <w:rPr>
          <w:w w:val="80"/>
        </w:rPr>
        <w:t>sur</w:t>
      </w:r>
      <w:r>
        <w:rPr>
          <w:spacing w:val="10"/>
          <w:w w:val="80"/>
        </w:rPr>
        <w:t xml:space="preserve"> </w:t>
      </w:r>
      <w:r>
        <w:rPr>
          <w:w w:val="80"/>
        </w:rPr>
        <w:t>4,</w:t>
      </w:r>
      <w:r>
        <w:rPr>
          <w:spacing w:val="-45"/>
          <w:w w:val="80"/>
        </w:rPr>
        <w:t xml:space="preserve"> </w:t>
      </w:r>
      <w:r>
        <w:rPr>
          <w:w w:val="90"/>
        </w:rPr>
        <w:t>donc</w:t>
      </w:r>
      <w:r>
        <w:rPr>
          <w:spacing w:val="-8"/>
          <w:w w:val="90"/>
        </w:rPr>
        <w:t xml:space="preserve"> </w:t>
      </w:r>
      <w:r>
        <w:rPr>
          <w:w w:val="90"/>
        </w:rPr>
        <w:t>notion</w:t>
      </w:r>
      <w:r>
        <w:rPr>
          <w:spacing w:val="-8"/>
          <w:w w:val="90"/>
        </w:rPr>
        <w:t xml:space="preserve"> </w:t>
      </w:r>
      <w:r>
        <w:rPr>
          <w:w w:val="90"/>
        </w:rPr>
        <w:t>très</w:t>
      </w:r>
      <w:r>
        <w:rPr>
          <w:spacing w:val="-8"/>
          <w:w w:val="90"/>
        </w:rPr>
        <w:t xml:space="preserve"> </w:t>
      </w:r>
      <w:r>
        <w:rPr>
          <w:w w:val="90"/>
        </w:rPr>
        <w:t>intéressante</w:t>
      </w:r>
      <w:r>
        <w:rPr>
          <w:spacing w:val="-8"/>
          <w:w w:val="90"/>
        </w:rPr>
        <w:t xml:space="preserve"> </w:t>
      </w:r>
      <w:r>
        <w:rPr>
          <w:w w:val="90"/>
        </w:rPr>
        <w:t>pour</w:t>
      </w:r>
      <w:r>
        <w:rPr>
          <w:spacing w:val="-8"/>
          <w:w w:val="90"/>
        </w:rPr>
        <w:t xml:space="preserve"> </w:t>
      </w:r>
      <w:r>
        <w:rPr>
          <w:w w:val="90"/>
        </w:rPr>
        <w:t>le</w:t>
      </w:r>
      <w:r>
        <w:rPr>
          <w:spacing w:val="-7"/>
          <w:w w:val="90"/>
        </w:rPr>
        <w:t xml:space="preserve"> </w:t>
      </w:r>
      <w:r>
        <w:rPr>
          <w:w w:val="90"/>
        </w:rPr>
        <w:t>diagnostic</w:t>
      </w:r>
      <w:r>
        <w:rPr>
          <w:spacing w:val="-8"/>
          <w:w w:val="90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w w:val="90"/>
        </w:rPr>
        <w:t>la</w:t>
      </w:r>
      <w:r>
        <w:rPr>
          <w:spacing w:val="-8"/>
          <w:w w:val="90"/>
        </w:rPr>
        <w:t xml:space="preserve"> </w:t>
      </w:r>
      <w:r>
        <w:rPr>
          <w:w w:val="90"/>
        </w:rPr>
        <w:t>NCB</w:t>
      </w:r>
    </w:p>
    <w:p w14:paraId="677F0D8B" w14:textId="77777777" w:rsidR="008B767B" w:rsidRDefault="00E13715">
      <w:pPr>
        <w:pStyle w:val="Corpsdetexte"/>
        <w:spacing w:before="1" w:line="252" w:lineRule="auto"/>
        <w:ind w:left="256" w:right="730" w:hanging="15"/>
      </w:pPr>
      <w:proofErr w:type="spellStart"/>
      <w:r>
        <w:rPr>
          <w:w w:val="80"/>
        </w:rPr>
        <w:t>Apelby</w:t>
      </w:r>
      <w:proofErr w:type="spellEnd"/>
      <w:r>
        <w:rPr>
          <w:w w:val="80"/>
        </w:rPr>
        <w:t>-Albrecht</w:t>
      </w:r>
      <w:r>
        <w:rPr>
          <w:spacing w:val="13"/>
          <w:w w:val="80"/>
        </w:rPr>
        <w:t xml:space="preserve"> </w:t>
      </w:r>
      <w:r>
        <w:rPr>
          <w:w w:val="80"/>
        </w:rPr>
        <w:t>en</w:t>
      </w:r>
      <w:r>
        <w:rPr>
          <w:spacing w:val="14"/>
          <w:w w:val="80"/>
        </w:rPr>
        <w:t xml:space="preserve"> </w:t>
      </w:r>
      <w:r>
        <w:rPr>
          <w:w w:val="80"/>
        </w:rPr>
        <w:t>2013</w:t>
      </w:r>
      <w:r>
        <w:rPr>
          <w:spacing w:val="14"/>
          <w:w w:val="80"/>
        </w:rPr>
        <w:t xml:space="preserve"> </w:t>
      </w:r>
      <w:r>
        <w:rPr>
          <w:w w:val="80"/>
        </w:rPr>
        <w:t>a</w:t>
      </w:r>
      <w:r>
        <w:rPr>
          <w:spacing w:val="14"/>
          <w:w w:val="80"/>
        </w:rPr>
        <w:t xml:space="preserve"> </w:t>
      </w:r>
      <w:r>
        <w:rPr>
          <w:w w:val="80"/>
        </w:rPr>
        <w:t>montré</w:t>
      </w:r>
      <w:r>
        <w:rPr>
          <w:spacing w:val="14"/>
          <w:w w:val="80"/>
        </w:rPr>
        <w:t xml:space="preserve"> </w:t>
      </w:r>
      <w:r>
        <w:rPr>
          <w:w w:val="80"/>
        </w:rPr>
        <w:t>plutôt</w:t>
      </w:r>
      <w:r>
        <w:rPr>
          <w:spacing w:val="14"/>
          <w:w w:val="80"/>
        </w:rPr>
        <w:t xml:space="preserve"> </w:t>
      </w:r>
      <w:r>
        <w:rPr>
          <w:w w:val="80"/>
        </w:rPr>
        <w:t>une</w:t>
      </w:r>
      <w:r>
        <w:rPr>
          <w:spacing w:val="13"/>
          <w:w w:val="80"/>
        </w:rPr>
        <w:t xml:space="preserve"> </w:t>
      </w:r>
      <w:r>
        <w:rPr>
          <w:w w:val="80"/>
        </w:rPr>
        <w:t>sensibilité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4"/>
          <w:w w:val="80"/>
        </w:rPr>
        <w:t xml:space="preserve"> </w:t>
      </w:r>
      <w:r>
        <w:rPr>
          <w:w w:val="80"/>
        </w:rPr>
        <w:t>97%</w:t>
      </w:r>
      <w:r>
        <w:rPr>
          <w:spacing w:val="14"/>
          <w:w w:val="80"/>
        </w:rPr>
        <w:t xml:space="preserve"> </w:t>
      </w:r>
      <w:r>
        <w:rPr>
          <w:w w:val="80"/>
        </w:rPr>
        <w:t>sur</w:t>
      </w:r>
      <w:r>
        <w:rPr>
          <w:spacing w:val="14"/>
          <w:w w:val="80"/>
        </w:rPr>
        <w:t xml:space="preserve"> </w:t>
      </w:r>
      <w:r>
        <w:rPr>
          <w:w w:val="80"/>
        </w:rPr>
        <w:t>la</w:t>
      </w:r>
      <w:r>
        <w:rPr>
          <w:spacing w:val="14"/>
          <w:w w:val="80"/>
        </w:rPr>
        <w:t xml:space="preserve"> </w:t>
      </w:r>
      <w:r>
        <w:rPr>
          <w:w w:val="80"/>
        </w:rPr>
        <w:t>cumulation</w:t>
      </w:r>
      <w:r>
        <w:rPr>
          <w:spacing w:val="14"/>
          <w:w w:val="80"/>
        </w:rPr>
        <w:t xml:space="preserve"> </w:t>
      </w:r>
      <w:proofErr w:type="gramStart"/>
      <w:r>
        <w:rPr>
          <w:w w:val="80"/>
        </w:rPr>
        <w:t>des</w:t>
      </w:r>
      <w:r>
        <w:rPr>
          <w:spacing w:val="13"/>
          <w:w w:val="80"/>
        </w:rPr>
        <w:t xml:space="preserve"> </w:t>
      </w:r>
      <w:r>
        <w:rPr>
          <w:w w:val="80"/>
        </w:rPr>
        <w:t>test</w:t>
      </w:r>
      <w:proofErr w:type="gramEnd"/>
      <w:r>
        <w:rPr>
          <w:spacing w:val="14"/>
          <w:w w:val="80"/>
        </w:rPr>
        <w:t xml:space="preserve"> </w:t>
      </w:r>
      <w:proofErr w:type="gramStart"/>
      <w:r>
        <w:rPr>
          <w:w w:val="80"/>
        </w:rPr>
        <w:t>positif;</w:t>
      </w:r>
      <w:proofErr w:type="gramEnd"/>
      <w:r>
        <w:rPr>
          <w:spacing w:val="14"/>
          <w:w w:val="80"/>
        </w:rPr>
        <w:t xml:space="preserve"> </w:t>
      </w:r>
      <w:r>
        <w:rPr>
          <w:w w:val="80"/>
        </w:rPr>
        <w:t>donc</w:t>
      </w:r>
      <w:r>
        <w:rPr>
          <w:spacing w:val="14"/>
          <w:w w:val="80"/>
        </w:rPr>
        <w:t xml:space="preserve"> </w:t>
      </w:r>
      <w:r>
        <w:rPr>
          <w:w w:val="80"/>
        </w:rPr>
        <w:t>notion</w:t>
      </w:r>
      <w:r>
        <w:rPr>
          <w:spacing w:val="14"/>
          <w:w w:val="80"/>
        </w:rPr>
        <w:t xml:space="preserve"> </w:t>
      </w:r>
      <w:r>
        <w:rPr>
          <w:w w:val="80"/>
        </w:rPr>
        <w:t>très</w:t>
      </w:r>
      <w:r>
        <w:rPr>
          <w:spacing w:val="14"/>
          <w:w w:val="80"/>
        </w:rPr>
        <w:t xml:space="preserve"> </w:t>
      </w:r>
      <w:r>
        <w:rPr>
          <w:w w:val="80"/>
        </w:rPr>
        <w:t>intéressante</w:t>
      </w:r>
      <w:r>
        <w:rPr>
          <w:spacing w:val="13"/>
          <w:w w:val="80"/>
        </w:rPr>
        <w:t xml:space="preserve"> </w:t>
      </w:r>
      <w:r>
        <w:rPr>
          <w:w w:val="80"/>
        </w:rPr>
        <w:t>pour</w:t>
      </w:r>
      <w:r>
        <w:rPr>
          <w:spacing w:val="14"/>
          <w:w w:val="80"/>
        </w:rPr>
        <w:t xml:space="preserve"> </w:t>
      </w:r>
      <w:r>
        <w:rPr>
          <w:w w:val="80"/>
        </w:rPr>
        <w:t>le</w:t>
      </w:r>
      <w:r>
        <w:rPr>
          <w:spacing w:val="-46"/>
          <w:w w:val="80"/>
        </w:rPr>
        <w:t xml:space="preserve"> </w:t>
      </w:r>
      <w:r>
        <w:rPr>
          <w:w w:val="90"/>
        </w:rPr>
        <w:t>dépistage</w:t>
      </w:r>
      <w:r>
        <w:rPr>
          <w:spacing w:val="-7"/>
          <w:w w:val="90"/>
        </w:rPr>
        <w:t xml:space="preserve"> </w:t>
      </w:r>
      <w:r>
        <w:rPr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w w:val="90"/>
        </w:rPr>
        <w:t>cas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test</w:t>
      </w:r>
      <w:r>
        <w:rPr>
          <w:spacing w:val="-6"/>
          <w:w w:val="90"/>
        </w:rPr>
        <w:t xml:space="preserve"> </w:t>
      </w:r>
      <w:r>
        <w:rPr>
          <w:w w:val="90"/>
        </w:rPr>
        <w:t>négatif</w:t>
      </w:r>
    </w:p>
    <w:p w14:paraId="10377593" w14:textId="77777777" w:rsidR="008B767B" w:rsidRDefault="00E13715">
      <w:pPr>
        <w:pStyle w:val="Corpsdetexte"/>
        <w:spacing w:before="11" w:line="252" w:lineRule="auto"/>
        <w:ind w:left="256"/>
      </w:pPr>
      <w:r>
        <w:rPr>
          <w:w w:val="80"/>
        </w:rPr>
        <w:t>Le</w:t>
      </w:r>
      <w:r>
        <w:rPr>
          <w:spacing w:val="12"/>
          <w:w w:val="80"/>
        </w:rPr>
        <w:t xml:space="preserve"> </w:t>
      </w:r>
      <w:r>
        <w:rPr>
          <w:w w:val="80"/>
        </w:rPr>
        <w:t>but</w:t>
      </w:r>
      <w:r>
        <w:rPr>
          <w:spacing w:val="12"/>
          <w:w w:val="80"/>
        </w:rPr>
        <w:t xml:space="preserve"> </w:t>
      </w:r>
      <w:r>
        <w:rPr>
          <w:w w:val="80"/>
        </w:rPr>
        <w:t>est</w:t>
      </w:r>
      <w:r>
        <w:rPr>
          <w:spacing w:val="12"/>
          <w:w w:val="80"/>
        </w:rPr>
        <w:t xml:space="preserve"> </w:t>
      </w:r>
      <w:r>
        <w:rPr>
          <w:w w:val="80"/>
        </w:rPr>
        <w:t>donc</w:t>
      </w:r>
      <w:r>
        <w:rPr>
          <w:spacing w:val="12"/>
          <w:w w:val="80"/>
        </w:rPr>
        <w:t xml:space="preserve"> </w:t>
      </w:r>
      <w:r>
        <w:rPr>
          <w:w w:val="80"/>
        </w:rPr>
        <w:t>d’obtenir</w:t>
      </w:r>
      <w:r>
        <w:rPr>
          <w:spacing w:val="12"/>
          <w:w w:val="80"/>
        </w:rPr>
        <w:t xml:space="preserve"> </w:t>
      </w:r>
      <w:r>
        <w:rPr>
          <w:w w:val="80"/>
        </w:rPr>
        <w:t>des</w:t>
      </w:r>
      <w:r>
        <w:rPr>
          <w:spacing w:val="12"/>
          <w:w w:val="80"/>
        </w:rPr>
        <w:t xml:space="preserve"> </w:t>
      </w:r>
      <w:r>
        <w:rPr>
          <w:w w:val="80"/>
        </w:rPr>
        <w:t>résultats</w:t>
      </w:r>
      <w:r>
        <w:rPr>
          <w:spacing w:val="12"/>
          <w:w w:val="80"/>
        </w:rPr>
        <w:t xml:space="preserve"> </w:t>
      </w:r>
      <w:r>
        <w:rPr>
          <w:w w:val="80"/>
        </w:rPr>
        <w:t>sur</w:t>
      </w:r>
      <w:r>
        <w:rPr>
          <w:spacing w:val="12"/>
          <w:w w:val="80"/>
        </w:rPr>
        <w:t xml:space="preserve"> </w:t>
      </w:r>
      <w:proofErr w:type="gramStart"/>
      <w:r>
        <w:rPr>
          <w:w w:val="80"/>
        </w:rPr>
        <w:t>les</w:t>
      </w:r>
      <w:r>
        <w:rPr>
          <w:spacing w:val="12"/>
          <w:w w:val="80"/>
        </w:rPr>
        <w:t xml:space="preserve"> </w:t>
      </w:r>
      <w:r>
        <w:rPr>
          <w:w w:val="80"/>
        </w:rPr>
        <w:t>test</w:t>
      </w:r>
      <w:r>
        <w:rPr>
          <w:spacing w:val="12"/>
          <w:w w:val="80"/>
        </w:rPr>
        <w:t xml:space="preserve"> </w:t>
      </w:r>
      <w:r>
        <w:rPr>
          <w:w w:val="80"/>
        </w:rPr>
        <w:t>individuel</w:t>
      </w:r>
      <w:proofErr w:type="gramEnd"/>
      <w:r>
        <w:rPr>
          <w:spacing w:val="12"/>
          <w:w w:val="80"/>
        </w:rPr>
        <w:t xml:space="preserve"> </w:t>
      </w:r>
      <w:r>
        <w:rPr>
          <w:w w:val="80"/>
        </w:rPr>
        <w:t>ainsi</w:t>
      </w:r>
      <w:r>
        <w:rPr>
          <w:spacing w:val="12"/>
          <w:w w:val="80"/>
        </w:rPr>
        <w:t xml:space="preserve"> </w:t>
      </w:r>
      <w:r>
        <w:rPr>
          <w:w w:val="80"/>
        </w:rPr>
        <w:t>que</w:t>
      </w:r>
      <w:r>
        <w:rPr>
          <w:spacing w:val="13"/>
          <w:w w:val="80"/>
        </w:rPr>
        <w:t xml:space="preserve"> </w:t>
      </w:r>
      <w:r>
        <w:rPr>
          <w:w w:val="80"/>
        </w:rPr>
        <w:t>leur</w:t>
      </w:r>
      <w:r>
        <w:rPr>
          <w:spacing w:val="12"/>
          <w:w w:val="80"/>
        </w:rPr>
        <w:t xml:space="preserve"> </w:t>
      </w:r>
      <w:r>
        <w:rPr>
          <w:w w:val="80"/>
        </w:rPr>
        <w:t>association</w:t>
      </w:r>
      <w:r>
        <w:rPr>
          <w:spacing w:val="12"/>
          <w:w w:val="80"/>
        </w:rPr>
        <w:t xml:space="preserve"> </w:t>
      </w:r>
      <w:r>
        <w:rPr>
          <w:w w:val="80"/>
        </w:rPr>
        <w:t>pour</w:t>
      </w:r>
      <w:r>
        <w:rPr>
          <w:spacing w:val="12"/>
          <w:w w:val="80"/>
        </w:rPr>
        <w:t xml:space="preserve"> </w:t>
      </w:r>
      <w:r>
        <w:rPr>
          <w:w w:val="80"/>
        </w:rPr>
        <w:t>éclaircir</w:t>
      </w:r>
      <w:r>
        <w:rPr>
          <w:spacing w:val="12"/>
          <w:w w:val="80"/>
        </w:rPr>
        <w:t xml:space="preserve"> </w:t>
      </w:r>
      <w:r>
        <w:rPr>
          <w:w w:val="80"/>
        </w:rPr>
        <w:t>leur</w:t>
      </w:r>
      <w:r>
        <w:rPr>
          <w:spacing w:val="12"/>
          <w:w w:val="80"/>
        </w:rPr>
        <w:t xml:space="preserve"> </w:t>
      </w:r>
      <w:r>
        <w:rPr>
          <w:w w:val="80"/>
        </w:rPr>
        <w:t>place</w:t>
      </w:r>
      <w:r>
        <w:rPr>
          <w:spacing w:val="12"/>
          <w:w w:val="80"/>
        </w:rPr>
        <w:t xml:space="preserve"> </w:t>
      </w:r>
      <w:r>
        <w:rPr>
          <w:w w:val="80"/>
        </w:rPr>
        <w:t>dans</w:t>
      </w:r>
      <w:r>
        <w:rPr>
          <w:spacing w:val="12"/>
          <w:w w:val="80"/>
        </w:rPr>
        <w:t xml:space="preserve"> </w:t>
      </w:r>
      <w:r>
        <w:rPr>
          <w:w w:val="80"/>
        </w:rPr>
        <w:t>le</w:t>
      </w:r>
      <w:r>
        <w:rPr>
          <w:spacing w:val="12"/>
          <w:w w:val="80"/>
        </w:rPr>
        <w:t xml:space="preserve"> </w:t>
      </w:r>
      <w:r>
        <w:rPr>
          <w:w w:val="80"/>
        </w:rPr>
        <w:t>diagnostic</w:t>
      </w:r>
      <w:r>
        <w:rPr>
          <w:spacing w:val="12"/>
          <w:w w:val="80"/>
        </w:rPr>
        <w:t xml:space="preserve"> </w:t>
      </w:r>
      <w:r>
        <w:rPr>
          <w:w w:val="80"/>
        </w:rPr>
        <w:t>et</w:t>
      </w:r>
      <w:r>
        <w:rPr>
          <w:spacing w:val="12"/>
          <w:w w:val="80"/>
        </w:rPr>
        <w:t xml:space="preserve"> </w:t>
      </w:r>
      <w:r>
        <w:rPr>
          <w:w w:val="80"/>
        </w:rPr>
        <w:t>le</w:t>
      </w:r>
      <w:r>
        <w:rPr>
          <w:spacing w:val="-46"/>
          <w:w w:val="80"/>
        </w:rPr>
        <w:t xml:space="preserve"> </w:t>
      </w:r>
      <w:r>
        <w:rPr>
          <w:w w:val="90"/>
        </w:rPr>
        <w:t>dépistage.</w:t>
      </w:r>
    </w:p>
    <w:p w14:paraId="3AA64758" w14:textId="77777777" w:rsidR="008B767B" w:rsidRDefault="008B767B">
      <w:pPr>
        <w:pStyle w:val="Corpsdetexte"/>
        <w:spacing w:before="10"/>
      </w:pPr>
    </w:p>
    <w:p w14:paraId="180BC4A0" w14:textId="77777777" w:rsidR="008B767B" w:rsidRDefault="00E13715">
      <w:pPr>
        <w:pStyle w:val="Corpsdetexte"/>
        <w:spacing w:line="254" w:lineRule="auto"/>
        <w:ind w:left="256" w:right="998"/>
      </w:pP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fiabilité</w:t>
      </w:r>
      <w:r>
        <w:rPr>
          <w:spacing w:val="11"/>
          <w:w w:val="80"/>
        </w:rPr>
        <w:t xml:space="preserve"> </w:t>
      </w:r>
      <w:r>
        <w:rPr>
          <w:w w:val="80"/>
        </w:rPr>
        <w:t>du</w:t>
      </w:r>
      <w:r>
        <w:rPr>
          <w:spacing w:val="11"/>
          <w:w w:val="80"/>
        </w:rPr>
        <w:t xml:space="preserve"> </w:t>
      </w:r>
      <w:r>
        <w:rPr>
          <w:w w:val="80"/>
        </w:rPr>
        <w:t>Scratch</w:t>
      </w:r>
      <w:r>
        <w:rPr>
          <w:spacing w:val="11"/>
          <w:w w:val="80"/>
        </w:rPr>
        <w:t xml:space="preserve"> </w:t>
      </w:r>
      <w:proofErr w:type="spellStart"/>
      <w:r>
        <w:rPr>
          <w:w w:val="80"/>
        </w:rPr>
        <w:t>Collaps</w:t>
      </w:r>
      <w:proofErr w:type="spellEnd"/>
      <w:r>
        <w:rPr>
          <w:spacing w:val="11"/>
          <w:w w:val="80"/>
        </w:rPr>
        <w:t xml:space="preserve"> </w:t>
      </w:r>
      <w:r>
        <w:rPr>
          <w:w w:val="80"/>
        </w:rPr>
        <w:t>Test</w:t>
      </w:r>
      <w:r>
        <w:rPr>
          <w:spacing w:val="11"/>
          <w:w w:val="80"/>
        </w:rPr>
        <w:t xml:space="preserve"> </w:t>
      </w:r>
      <w:r>
        <w:rPr>
          <w:w w:val="80"/>
        </w:rPr>
        <w:t>dans</w:t>
      </w:r>
      <w:r>
        <w:rPr>
          <w:spacing w:val="11"/>
          <w:w w:val="80"/>
        </w:rPr>
        <w:t xml:space="preserve"> </w:t>
      </w:r>
      <w:r>
        <w:rPr>
          <w:w w:val="80"/>
        </w:rPr>
        <w:t>les</w:t>
      </w:r>
      <w:r>
        <w:rPr>
          <w:spacing w:val="11"/>
          <w:w w:val="80"/>
        </w:rPr>
        <w:t xml:space="preserve"> </w:t>
      </w:r>
      <w:r>
        <w:rPr>
          <w:w w:val="80"/>
        </w:rPr>
        <w:t>NCB</w:t>
      </w:r>
      <w:r>
        <w:rPr>
          <w:spacing w:val="11"/>
          <w:w w:val="80"/>
        </w:rPr>
        <w:t xml:space="preserve"> </w:t>
      </w:r>
      <w:r>
        <w:rPr>
          <w:w w:val="80"/>
        </w:rPr>
        <w:t>n’a</w:t>
      </w:r>
      <w:r>
        <w:rPr>
          <w:spacing w:val="11"/>
          <w:w w:val="80"/>
        </w:rPr>
        <w:t xml:space="preserve"> </w:t>
      </w:r>
      <w:r>
        <w:rPr>
          <w:w w:val="80"/>
        </w:rPr>
        <w:t>pas</w:t>
      </w:r>
      <w:r>
        <w:rPr>
          <w:spacing w:val="11"/>
          <w:w w:val="80"/>
        </w:rPr>
        <w:t xml:space="preserve"> </w:t>
      </w:r>
      <w:r>
        <w:rPr>
          <w:w w:val="80"/>
        </w:rPr>
        <w:t>encore</w:t>
      </w:r>
      <w:r>
        <w:rPr>
          <w:spacing w:val="11"/>
          <w:w w:val="80"/>
        </w:rPr>
        <w:t xml:space="preserve"> </w:t>
      </w:r>
      <w:r>
        <w:rPr>
          <w:w w:val="80"/>
        </w:rPr>
        <w:t>été</w:t>
      </w:r>
      <w:r>
        <w:rPr>
          <w:spacing w:val="11"/>
          <w:w w:val="80"/>
        </w:rPr>
        <w:t xml:space="preserve"> </w:t>
      </w:r>
      <w:r>
        <w:rPr>
          <w:w w:val="80"/>
        </w:rPr>
        <w:t>étudiée.</w:t>
      </w:r>
      <w:r>
        <w:rPr>
          <w:spacing w:val="11"/>
          <w:w w:val="80"/>
        </w:rPr>
        <w:t xml:space="preserve"> </w:t>
      </w:r>
      <w:r>
        <w:rPr>
          <w:w w:val="80"/>
        </w:rPr>
        <w:t>Elle</w:t>
      </w:r>
      <w:r>
        <w:rPr>
          <w:spacing w:val="11"/>
          <w:w w:val="80"/>
        </w:rPr>
        <w:t xml:space="preserve"> </w:t>
      </w:r>
      <w:r>
        <w:rPr>
          <w:w w:val="80"/>
        </w:rPr>
        <w:t>a</w:t>
      </w:r>
      <w:r>
        <w:rPr>
          <w:spacing w:val="11"/>
          <w:w w:val="80"/>
        </w:rPr>
        <w:t xml:space="preserve"> </w:t>
      </w:r>
      <w:r>
        <w:rPr>
          <w:w w:val="80"/>
        </w:rPr>
        <w:t>montré</w:t>
      </w:r>
      <w:r>
        <w:rPr>
          <w:spacing w:val="11"/>
          <w:w w:val="80"/>
        </w:rPr>
        <w:t xml:space="preserve"> </w:t>
      </w:r>
      <w:r>
        <w:rPr>
          <w:w w:val="80"/>
        </w:rPr>
        <w:t>dans</w:t>
      </w:r>
      <w:r>
        <w:rPr>
          <w:spacing w:val="11"/>
          <w:w w:val="80"/>
        </w:rPr>
        <w:t xml:space="preserve"> </w:t>
      </w:r>
      <w:r>
        <w:rPr>
          <w:w w:val="80"/>
        </w:rPr>
        <w:t>plusieurs</w:t>
      </w:r>
      <w:r>
        <w:rPr>
          <w:spacing w:val="11"/>
          <w:w w:val="80"/>
        </w:rPr>
        <w:t xml:space="preserve"> </w:t>
      </w:r>
      <w:r>
        <w:rPr>
          <w:w w:val="80"/>
        </w:rPr>
        <w:t>études</w:t>
      </w:r>
      <w:r>
        <w:rPr>
          <w:spacing w:val="11"/>
          <w:w w:val="80"/>
        </w:rPr>
        <w:t xml:space="preserve"> </w:t>
      </w:r>
      <w:r>
        <w:rPr>
          <w:w w:val="80"/>
        </w:rPr>
        <w:t>une</w:t>
      </w:r>
      <w:r>
        <w:rPr>
          <w:spacing w:val="11"/>
          <w:w w:val="80"/>
        </w:rPr>
        <w:t xml:space="preserve"> </w:t>
      </w:r>
      <w:r>
        <w:rPr>
          <w:w w:val="80"/>
        </w:rPr>
        <w:t>importante</w:t>
      </w:r>
      <w:r>
        <w:rPr>
          <w:spacing w:val="1"/>
          <w:w w:val="80"/>
        </w:rPr>
        <w:t xml:space="preserve"> </w:t>
      </w:r>
      <w:r>
        <w:rPr>
          <w:w w:val="80"/>
        </w:rPr>
        <w:t>spécificité</w:t>
      </w:r>
      <w:r>
        <w:rPr>
          <w:spacing w:val="16"/>
          <w:w w:val="80"/>
        </w:rPr>
        <w:t xml:space="preserve"> </w:t>
      </w:r>
      <w:r>
        <w:rPr>
          <w:w w:val="80"/>
        </w:rPr>
        <w:t>proche</w:t>
      </w:r>
      <w:r>
        <w:rPr>
          <w:spacing w:val="17"/>
          <w:w w:val="80"/>
        </w:rPr>
        <w:t xml:space="preserve"> </w:t>
      </w:r>
      <w:r>
        <w:rPr>
          <w:w w:val="80"/>
        </w:rPr>
        <w:t>de</w:t>
      </w:r>
      <w:r>
        <w:rPr>
          <w:spacing w:val="16"/>
          <w:w w:val="80"/>
        </w:rPr>
        <w:t xml:space="preserve"> </w:t>
      </w:r>
      <w:r>
        <w:rPr>
          <w:w w:val="80"/>
        </w:rPr>
        <w:t>100%</w:t>
      </w:r>
      <w:r>
        <w:rPr>
          <w:spacing w:val="17"/>
          <w:w w:val="80"/>
        </w:rPr>
        <w:t xml:space="preserve"> </w:t>
      </w:r>
      <w:r>
        <w:rPr>
          <w:w w:val="80"/>
        </w:rPr>
        <w:t>donc</w:t>
      </w:r>
      <w:r>
        <w:rPr>
          <w:spacing w:val="16"/>
          <w:w w:val="80"/>
        </w:rPr>
        <w:t xml:space="preserve"> </w:t>
      </w:r>
      <w:r>
        <w:rPr>
          <w:w w:val="80"/>
        </w:rPr>
        <w:t>pour</w:t>
      </w:r>
      <w:r>
        <w:rPr>
          <w:spacing w:val="17"/>
          <w:w w:val="80"/>
        </w:rPr>
        <w:t xml:space="preserve"> </w:t>
      </w:r>
      <w:r>
        <w:rPr>
          <w:w w:val="80"/>
        </w:rPr>
        <w:t>le</w:t>
      </w:r>
      <w:r>
        <w:rPr>
          <w:spacing w:val="17"/>
          <w:w w:val="80"/>
        </w:rPr>
        <w:t xml:space="preserve"> </w:t>
      </w:r>
      <w:r>
        <w:rPr>
          <w:w w:val="80"/>
        </w:rPr>
        <w:t>diagnostic</w:t>
      </w:r>
      <w:r>
        <w:rPr>
          <w:spacing w:val="16"/>
          <w:w w:val="80"/>
        </w:rPr>
        <w:t xml:space="preserve"> </w:t>
      </w:r>
      <w:r>
        <w:rPr>
          <w:w w:val="80"/>
        </w:rPr>
        <w:t>des</w:t>
      </w:r>
      <w:r>
        <w:rPr>
          <w:spacing w:val="17"/>
          <w:w w:val="80"/>
        </w:rPr>
        <w:t xml:space="preserve"> </w:t>
      </w:r>
      <w:r>
        <w:rPr>
          <w:w w:val="80"/>
        </w:rPr>
        <w:t>syndromes</w:t>
      </w:r>
      <w:r>
        <w:rPr>
          <w:spacing w:val="16"/>
          <w:w w:val="80"/>
        </w:rPr>
        <w:t xml:space="preserve"> </w:t>
      </w:r>
      <w:r>
        <w:rPr>
          <w:w w:val="80"/>
        </w:rPr>
        <w:t>canalaire</w:t>
      </w:r>
      <w:r>
        <w:rPr>
          <w:spacing w:val="17"/>
          <w:w w:val="80"/>
        </w:rPr>
        <w:t xml:space="preserve"> </w:t>
      </w:r>
      <w:r>
        <w:rPr>
          <w:w w:val="80"/>
        </w:rPr>
        <w:t>ulnaire</w:t>
      </w:r>
      <w:r>
        <w:rPr>
          <w:spacing w:val="16"/>
          <w:w w:val="80"/>
        </w:rPr>
        <w:t xml:space="preserve"> </w:t>
      </w:r>
      <w:r>
        <w:rPr>
          <w:w w:val="80"/>
        </w:rPr>
        <w:t>et</w:t>
      </w:r>
      <w:r>
        <w:rPr>
          <w:spacing w:val="17"/>
          <w:w w:val="80"/>
        </w:rPr>
        <w:t xml:space="preserve"> </w:t>
      </w:r>
      <w:r>
        <w:rPr>
          <w:w w:val="80"/>
        </w:rPr>
        <w:t>médian</w:t>
      </w:r>
      <w:r>
        <w:rPr>
          <w:spacing w:val="17"/>
          <w:w w:val="80"/>
        </w:rPr>
        <w:t xml:space="preserve"> </w:t>
      </w:r>
      <w:r>
        <w:rPr>
          <w:w w:val="80"/>
        </w:rPr>
        <w:t>(</w:t>
      </w:r>
      <w:proofErr w:type="spellStart"/>
      <w:r>
        <w:rPr>
          <w:w w:val="80"/>
        </w:rPr>
        <w:t>Urska</w:t>
      </w:r>
      <w:proofErr w:type="spellEnd"/>
      <w:r>
        <w:rPr>
          <w:spacing w:val="16"/>
          <w:w w:val="80"/>
        </w:rPr>
        <w:t xml:space="preserve"> </w:t>
      </w:r>
      <w:r>
        <w:rPr>
          <w:w w:val="80"/>
        </w:rPr>
        <w:t>Cebron,</w:t>
      </w:r>
      <w:r>
        <w:rPr>
          <w:spacing w:val="17"/>
          <w:w w:val="80"/>
        </w:rPr>
        <w:t xml:space="preserve"> </w:t>
      </w:r>
      <w:r>
        <w:rPr>
          <w:w w:val="80"/>
        </w:rPr>
        <w:t>revue</w:t>
      </w:r>
      <w:r>
        <w:rPr>
          <w:spacing w:val="16"/>
          <w:w w:val="80"/>
        </w:rPr>
        <w:t xml:space="preserve"> </w:t>
      </w:r>
      <w:r>
        <w:rPr>
          <w:w w:val="80"/>
        </w:rPr>
        <w:t>systématique</w:t>
      </w:r>
      <w:r>
        <w:rPr>
          <w:spacing w:val="-46"/>
          <w:w w:val="80"/>
        </w:rPr>
        <w:t xml:space="preserve"> </w:t>
      </w:r>
      <w:r>
        <w:rPr>
          <w:w w:val="90"/>
        </w:rPr>
        <w:t>2017)</w:t>
      </w:r>
    </w:p>
    <w:p w14:paraId="1682F6CF" w14:textId="77777777" w:rsidR="008B767B" w:rsidRDefault="00E13715">
      <w:pPr>
        <w:pStyle w:val="Corpsdetexte"/>
        <w:spacing w:before="6" w:line="252" w:lineRule="auto"/>
        <w:ind w:left="256" w:right="2348"/>
      </w:pPr>
      <w:r>
        <w:rPr>
          <w:w w:val="80"/>
        </w:rPr>
        <w:t>Les</w:t>
      </w:r>
      <w:r>
        <w:rPr>
          <w:spacing w:val="15"/>
          <w:w w:val="80"/>
        </w:rPr>
        <w:t xml:space="preserve"> </w:t>
      </w:r>
      <w:r>
        <w:rPr>
          <w:w w:val="80"/>
        </w:rPr>
        <w:t>résultats</w:t>
      </w:r>
      <w:r>
        <w:rPr>
          <w:spacing w:val="15"/>
          <w:w w:val="80"/>
        </w:rPr>
        <w:t xml:space="preserve"> </w:t>
      </w:r>
      <w:r>
        <w:rPr>
          <w:w w:val="80"/>
        </w:rPr>
        <w:t>escomptés</w:t>
      </w:r>
      <w:r>
        <w:rPr>
          <w:spacing w:val="16"/>
          <w:w w:val="80"/>
        </w:rPr>
        <w:t xml:space="preserve"> </w:t>
      </w:r>
      <w:r>
        <w:rPr>
          <w:w w:val="80"/>
        </w:rPr>
        <w:t>seraient</w:t>
      </w:r>
      <w:r>
        <w:rPr>
          <w:spacing w:val="15"/>
          <w:w w:val="80"/>
        </w:rPr>
        <w:t xml:space="preserve"> </w:t>
      </w:r>
      <w:r>
        <w:rPr>
          <w:w w:val="80"/>
        </w:rPr>
        <w:t>de</w:t>
      </w:r>
      <w:r>
        <w:rPr>
          <w:spacing w:val="15"/>
          <w:w w:val="80"/>
        </w:rPr>
        <w:t xml:space="preserve"> </w:t>
      </w:r>
      <w:r>
        <w:rPr>
          <w:w w:val="80"/>
        </w:rPr>
        <w:t>mettre</w:t>
      </w:r>
      <w:r>
        <w:rPr>
          <w:spacing w:val="16"/>
          <w:w w:val="80"/>
        </w:rPr>
        <w:t xml:space="preserve"> </w:t>
      </w:r>
      <w:r>
        <w:rPr>
          <w:w w:val="80"/>
        </w:rPr>
        <w:t>en</w:t>
      </w:r>
      <w:r>
        <w:rPr>
          <w:spacing w:val="15"/>
          <w:w w:val="80"/>
        </w:rPr>
        <w:t xml:space="preserve"> </w:t>
      </w:r>
      <w:r>
        <w:rPr>
          <w:w w:val="80"/>
        </w:rPr>
        <w:t>évidence</w:t>
      </w:r>
      <w:r>
        <w:rPr>
          <w:spacing w:val="15"/>
          <w:w w:val="80"/>
        </w:rPr>
        <w:t xml:space="preserve"> </w:t>
      </w:r>
      <w:r>
        <w:rPr>
          <w:w w:val="80"/>
        </w:rPr>
        <w:t>une</w:t>
      </w:r>
      <w:r>
        <w:rPr>
          <w:spacing w:val="16"/>
          <w:w w:val="80"/>
        </w:rPr>
        <w:t xml:space="preserve"> </w:t>
      </w:r>
      <w:r>
        <w:rPr>
          <w:w w:val="80"/>
        </w:rPr>
        <w:t>forte</w:t>
      </w:r>
      <w:r>
        <w:rPr>
          <w:spacing w:val="15"/>
          <w:w w:val="80"/>
        </w:rPr>
        <w:t xml:space="preserve"> </w:t>
      </w:r>
      <w:r>
        <w:rPr>
          <w:w w:val="80"/>
        </w:rPr>
        <w:t>spécificité</w:t>
      </w:r>
      <w:r>
        <w:rPr>
          <w:spacing w:val="15"/>
          <w:w w:val="80"/>
        </w:rPr>
        <w:t xml:space="preserve"> </w:t>
      </w:r>
      <w:r>
        <w:rPr>
          <w:w w:val="80"/>
        </w:rPr>
        <w:t>également</w:t>
      </w:r>
      <w:r>
        <w:rPr>
          <w:spacing w:val="16"/>
          <w:w w:val="80"/>
        </w:rPr>
        <w:t xml:space="preserve"> </w:t>
      </w:r>
      <w:r>
        <w:rPr>
          <w:w w:val="80"/>
        </w:rPr>
        <w:t>pour</w:t>
      </w:r>
      <w:r>
        <w:rPr>
          <w:spacing w:val="15"/>
          <w:w w:val="80"/>
        </w:rPr>
        <w:t xml:space="preserve"> </w:t>
      </w:r>
      <w:r>
        <w:rPr>
          <w:w w:val="80"/>
        </w:rPr>
        <w:t>faciliter</w:t>
      </w:r>
      <w:r>
        <w:rPr>
          <w:spacing w:val="15"/>
          <w:w w:val="80"/>
        </w:rPr>
        <w:t xml:space="preserve"> </w:t>
      </w:r>
      <w:r>
        <w:rPr>
          <w:w w:val="80"/>
        </w:rPr>
        <w:t>le</w:t>
      </w:r>
      <w:r>
        <w:rPr>
          <w:spacing w:val="16"/>
          <w:w w:val="80"/>
        </w:rPr>
        <w:t xml:space="preserve"> </w:t>
      </w:r>
      <w:r>
        <w:rPr>
          <w:w w:val="80"/>
        </w:rPr>
        <w:t>diagnostic</w:t>
      </w:r>
      <w:r>
        <w:rPr>
          <w:spacing w:val="-46"/>
          <w:w w:val="80"/>
        </w:rPr>
        <w:t xml:space="preserve"> </w:t>
      </w:r>
      <w:r>
        <w:rPr>
          <w:w w:val="90"/>
        </w:rPr>
        <w:t>avec</w:t>
      </w:r>
      <w:r>
        <w:rPr>
          <w:spacing w:val="-8"/>
          <w:w w:val="90"/>
        </w:rPr>
        <w:t xml:space="preserve"> </w:t>
      </w:r>
      <w:r>
        <w:rPr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w w:val="90"/>
        </w:rPr>
        <w:t>sensibilité</w:t>
      </w:r>
      <w:r>
        <w:rPr>
          <w:spacing w:val="-7"/>
          <w:w w:val="90"/>
        </w:rPr>
        <w:t xml:space="preserve"> </w:t>
      </w:r>
      <w:r>
        <w:rPr>
          <w:w w:val="90"/>
        </w:rPr>
        <w:t>probablement</w:t>
      </w:r>
      <w:r>
        <w:rPr>
          <w:spacing w:val="-8"/>
          <w:w w:val="90"/>
        </w:rPr>
        <w:t xml:space="preserve"> </w:t>
      </w:r>
      <w:r>
        <w:rPr>
          <w:w w:val="90"/>
        </w:rPr>
        <w:t>très</w:t>
      </w:r>
      <w:r>
        <w:rPr>
          <w:spacing w:val="-8"/>
          <w:w w:val="90"/>
        </w:rPr>
        <w:t xml:space="preserve"> </w:t>
      </w:r>
      <w:r>
        <w:rPr>
          <w:w w:val="90"/>
        </w:rPr>
        <w:t>faible.</w:t>
      </w:r>
    </w:p>
    <w:p w14:paraId="39431E05" w14:textId="77777777" w:rsidR="008B767B" w:rsidRDefault="008B767B">
      <w:pPr>
        <w:spacing w:line="252" w:lineRule="auto"/>
        <w:sectPr w:rsidR="008B767B">
          <w:pgSz w:w="11920" w:h="16840"/>
          <w:pgMar w:top="1520" w:right="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4040"/>
        <w:gridCol w:w="3620"/>
        <w:gridCol w:w="2500"/>
      </w:tblGrid>
      <w:tr w:rsidR="008B767B" w14:paraId="32DA9C12" w14:textId="77777777">
        <w:trPr>
          <w:trHeight w:val="430"/>
        </w:trPr>
        <w:tc>
          <w:tcPr>
            <w:tcW w:w="840" w:type="dxa"/>
            <w:vMerge w:val="restart"/>
          </w:tcPr>
          <w:p w14:paraId="5EE36FD8" w14:textId="77777777" w:rsidR="008B767B" w:rsidRDefault="008B767B">
            <w:pPr>
              <w:pStyle w:val="TableParagraph"/>
              <w:spacing w:before="7"/>
              <w:rPr>
                <w:sz w:val="11"/>
              </w:rPr>
            </w:pPr>
          </w:p>
          <w:p w14:paraId="56469CFD" w14:textId="77777777" w:rsidR="008B767B" w:rsidRDefault="00E13715">
            <w:pPr>
              <w:pStyle w:val="TableParagraph"/>
              <w:ind w:left="131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304C3EA2" wp14:editId="780BA989">
                  <wp:extent cx="418642" cy="523303"/>
                  <wp:effectExtent l="0" t="0" r="0" b="0"/>
                  <wp:docPr id="1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42" cy="52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0" w:type="dxa"/>
            <w:gridSpan w:val="2"/>
            <w:vMerge w:val="restart"/>
          </w:tcPr>
          <w:p w14:paraId="6E0188D9" w14:textId="77777777" w:rsidR="008B767B" w:rsidRDefault="00E13715">
            <w:pPr>
              <w:pStyle w:val="TableParagraph"/>
              <w:spacing w:before="110"/>
              <w:ind w:left="1192" w:right="118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0"/>
                <w:sz w:val="32"/>
              </w:rPr>
              <w:t>Dty_Protocole_Type_RIPH3_ou_RHLJ</w:t>
            </w:r>
          </w:p>
        </w:tc>
        <w:tc>
          <w:tcPr>
            <w:tcW w:w="2500" w:type="dxa"/>
          </w:tcPr>
          <w:p w14:paraId="4BEBDF19" w14:textId="77777777" w:rsidR="008B767B" w:rsidRDefault="00E13715">
            <w:pPr>
              <w:pStyle w:val="TableParagraph"/>
              <w:spacing w:before="107"/>
              <w:ind w:left="2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Codification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DTY059</w:t>
            </w:r>
          </w:p>
        </w:tc>
      </w:tr>
      <w:tr w:rsidR="008B767B" w14:paraId="3A4B3D42" w14:textId="77777777">
        <w:trPr>
          <w:trHeight w:val="649"/>
        </w:trPr>
        <w:tc>
          <w:tcPr>
            <w:tcW w:w="840" w:type="dxa"/>
            <w:vMerge/>
            <w:tcBorders>
              <w:top w:val="nil"/>
            </w:tcBorders>
          </w:tcPr>
          <w:p w14:paraId="07A23E27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763708F3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</w:tcPr>
          <w:p w14:paraId="385F479E" w14:textId="77777777" w:rsidR="008B767B" w:rsidRDefault="00E13715">
            <w:pPr>
              <w:pStyle w:val="TableParagraph"/>
              <w:spacing w:before="112"/>
              <w:ind w:left="5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Version</w:t>
            </w:r>
            <w:r>
              <w:rPr>
                <w:w w:val="80"/>
                <w:sz w:val="20"/>
              </w:rPr>
              <w:t xml:space="preserve"> : </w:t>
            </w:r>
            <w:r>
              <w:rPr>
                <w:w w:val="80"/>
                <w:sz w:val="20"/>
                <w:shd w:val="clear" w:color="auto" w:fill="D9D9D9"/>
              </w:rPr>
              <w:t>V3</w:t>
            </w:r>
          </w:p>
        </w:tc>
      </w:tr>
      <w:tr w:rsidR="008B767B" w14:paraId="64204E0C" w14:textId="77777777">
        <w:trPr>
          <w:trHeight w:val="430"/>
        </w:trPr>
        <w:tc>
          <w:tcPr>
            <w:tcW w:w="4880" w:type="dxa"/>
            <w:gridSpan w:val="2"/>
          </w:tcPr>
          <w:p w14:paraId="7379E40A" w14:textId="77777777" w:rsidR="008B767B" w:rsidRDefault="00E13715">
            <w:pPr>
              <w:pStyle w:val="TableParagraph"/>
              <w:spacing w:before="107"/>
              <w:ind w:left="23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Emetteur</w:t>
            </w:r>
            <w:r>
              <w:rPr>
                <w:spacing w:val="3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:</w:t>
            </w:r>
            <w:r>
              <w:rPr>
                <w:spacing w:val="4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D-DR</w:t>
            </w:r>
            <w:r>
              <w:rPr>
                <w:w w:val="80"/>
                <w:sz w:val="20"/>
              </w:rPr>
              <w:t>I</w:t>
            </w:r>
          </w:p>
        </w:tc>
        <w:tc>
          <w:tcPr>
            <w:tcW w:w="3620" w:type="dxa"/>
          </w:tcPr>
          <w:p w14:paraId="262E5662" w14:textId="77777777" w:rsidR="008B767B" w:rsidRDefault="00E13715">
            <w:pPr>
              <w:pStyle w:val="TableParagraph"/>
              <w:spacing w:before="107"/>
              <w:ind w:left="308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Date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d’approbation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16/08/2022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00:00:00</w:t>
            </w:r>
          </w:p>
        </w:tc>
        <w:tc>
          <w:tcPr>
            <w:tcW w:w="2500" w:type="dxa"/>
          </w:tcPr>
          <w:p w14:paraId="5AB4C617" w14:textId="77777777" w:rsidR="008B767B" w:rsidRDefault="00E13715">
            <w:pPr>
              <w:pStyle w:val="TableParagraph"/>
              <w:spacing w:before="107"/>
              <w:ind w:left="661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Pages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7/12</w:t>
            </w:r>
          </w:p>
        </w:tc>
      </w:tr>
    </w:tbl>
    <w:p w14:paraId="465F1F91" w14:textId="77777777" w:rsidR="008B767B" w:rsidRDefault="00E13715">
      <w:pPr>
        <w:pStyle w:val="Titre2"/>
        <w:spacing w:before="41"/>
        <w:ind w:left="256"/>
      </w:pPr>
      <w:r>
        <w:rPr>
          <w:w w:val="80"/>
        </w:rPr>
        <w:t>ORIGINE</w:t>
      </w:r>
      <w:r>
        <w:rPr>
          <w:spacing w:val="15"/>
          <w:w w:val="80"/>
        </w:rPr>
        <w:t xml:space="preserve"> </w:t>
      </w:r>
      <w:r>
        <w:rPr>
          <w:w w:val="80"/>
        </w:rPr>
        <w:t>ET</w:t>
      </w:r>
      <w:r>
        <w:rPr>
          <w:spacing w:val="16"/>
          <w:w w:val="80"/>
        </w:rPr>
        <w:t xml:space="preserve"> </w:t>
      </w:r>
      <w:r>
        <w:rPr>
          <w:w w:val="80"/>
        </w:rPr>
        <w:t>NATURE</w:t>
      </w:r>
      <w:r>
        <w:rPr>
          <w:spacing w:val="16"/>
          <w:w w:val="80"/>
        </w:rPr>
        <w:t xml:space="preserve"> </w:t>
      </w:r>
      <w:r>
        <w:rPr>
          <w:w w:val="80"/>
        </w:rPr>
        <w:t>DES</w:t>
      </w:r>
      <w:r>
        <w:rPr>
          <w:spacing w:val="15"/>
          <w:w w:val="80"/>
        </w:rPr>
        <w:t xml:space="preserve"> </w:t>
      </w:r>
      <w:r>
        <w:rPr>
          <w:w w:val="80"/>
        </w:rPr>
        <w:t>DONNEES</w:t>
      </w:r>
      <w:r>
        <w:rPr>
          <w:spacing w:val="16"/>
          <w:w w:val="80"/>
        </w:rPr>
        <w:t xml:space="preserve"> </w:t>
      </w:r>
      <w:r>
        <w:rPr>
          <w:w w:val="80"/>
        </w:rPr>
        <w:t>RECUEILLIS</w:t>
      </w:r>
    </w:p>
    <w:p w14:paraId="4A4AC528" w14:textId="77777777" w:rsidR="008B767B" w:rsidRDefault="00E13715">
      <w:pPr>
        <w:spacing w:before="12" w:line="256" w:lineRule="auto"/>
        <w:ind w:left="256" w:right="559"/>
      </w:pPr>
      <w:r>
        <w:rPr>
          <w:color w:val="FF0000"/>
          <w:w w:val="80"/>
          <w:shd w:val="clear" w:color="auto" w:fill="FFFF00"/>
        </w:rPr>
        <w:t>[Ce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paragraphe</w:t>
      </w:r>
      <w:r>
        <w:rPr>
          <w:color w:val="FF0000"/>
          <w:spacing w:val="14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doit</w:t>
      </w:r>
      <w:r>
        <w:rPr>
          <w:color w:val="FF0000"/>
          <w:spacing w:val="14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être</w:t>
      </w:r>
      <w:r>
        <w:rPr>
          <w:color w:val="FF0000"/>
          <w:spacing w:val="14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le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plus</w:t>
      </w:r>
      <w:r>
        <w:rPr>
          <w:rFonts w:ascii="Arial" w:hAnsi="Arial"/>
          <w:b/>
          <w:color w:val="FF0000"/>
          <w:spacing w:val="13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exhaustif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possible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pour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la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déclaration</w:t>
      </w:r>
      <w:r>
        <w:rPr>
          <w:rFonts w:ascii="Arial" w:hAnsi="Arial"/>
          <w:b/>
          <w:color w:val="FF0000"/>
          <w:spacing w:val="13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CNIL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(cocher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les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cases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ci-dessous,</w:t>
      </w:r>
      <w:r>
        <w:rPr>
          <w:rFonts w:ascii="Arial" w:hAnsi="Arial"/>
          <w:b/>
          <w:color w:val="FF0000"/>
          <w:spacing w:val="13"/>
          <w:w w:val="80"/>
          <w:u w:val="thick" w:color="FF0000"/>
          <w:shd w:val="clear" w:color="auto" w:fill="FFFF00"/>
        </w:rPr>
        <w:t xml:space="preserve"> </w:t>
      </w:r>
      <w:r>
        <w:rPr>
          <w:rFonts w:ascii="Arial" w:hAnsi="Arial"/>
          <w:b/>
          <w:color w:val="FF0000"/>
          <w:w w:val="80"/>
          <w:u w:val="thick" w:color="FF0000"/>
          <w:shd w:val="clear" w:color="auto" w:fill="FFFF00"/>
        </w:rPr>
        <w:t>il</w:t>
      </w:r>
      <w:r>
        <w:rPr>
          <w:rFonts w:ascii="Arial" w:hAnsi="Arial"/>
          <w:b/>
          <w:color w:val="FF0000"/>
          <w:spacing w:val="14"/>
          <w:w w:val="80"/>
          <w:u w:val="thick" w:color="FF000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est</w:t>
      </w:r>
      <w:r>
        <w:rPr>
          <w:color w:val="FF0000"/>
          <w:spacing w:val="14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possible</w:t>
      </w:r>
      <w:r>
        <w:rPr>
          <w:color w:val="FF0000"/>
          <w:spacing w:val="14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les</w:t>
      </w:r>
      <w:r>
        <w:rPr>
          <w:color w:val="FF0000"/>
          <w:spacing w:val="-45"/>
          <w:w w:val="80"/>
        </w:rPr>
        <w:t xml:space="preserve"> </w:t>
      </w:r>
      <w:r>
        <w:rPr>
          <w:color w:val="FF0000"/>
          <w:w w:val="90"/>
          <w:shd w:val="clear" w:color="auto" w:fill="FFFF00"/>
        </w:rPr>
        <w:t>griser</w:t>
      </w:r>
      <w:r>
        <w:rPr>
          <w:color w:val="FF0000"/>
          <w:spacing w:val="-11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les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items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non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utilisés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afin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de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faciliter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la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lecture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des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données</w:t>
      </w:r>
      <w:r>
        <w:rPr>
          <w:color w:val="FF0000"/>
          <w:spacing w:val="-10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collectées.</w:t>
      </w:r>
    </w:p>
    <w:p w14:paraId="317A7450" w14:textId="77777777" w:rsidR="008B767B" w:rsidRDefault="00E13715">
      <w:pPr>
        <w:pStyle w:val="Titre3"/>
        <w:spacing w:before="4"/>
        <w:ind w:left="256"/>
      </w:pPr>
      <w:r>
        <w:rPr>
          <w:w w:val="80"/>
        </w:rPr>
        <w:t>Listing</w:t>
      </w:r>
      <w:r>
        <w:rPr>
          <w:spacing w:val="14"/>
          <w:w w:val="80"/>
        </w:rPr>
        <w:t xml:space="preserve"> </w:t>
      </w:r>
      <w:r>
        <w:rPr>
          <w:w w:val="80"/>
        </w:rPr>
        <w:t>des</w:t>
      </w:r>
      <w:r>
        <w:rPr>
          <w:spacing w:val="15"/>
          <w:w w:val="80"/>
        </w:rPr>
        <w:t xml:space="preserve"> </w:t>
      </w:r>
      <w:r>
        <w:rPr>
          <w:w w:val="80"/>
        </w:rPr>
        <w:t>données</w:t>
      </w:r>
      <w:r>
        <w:rPr>
          <w:spacing w:val="14"/>
          <w:w w:val="80"/>
        </w:rPr>
        <w:t xml:space="preserve"> </w:t>
      </w:r>
      <w:r>
        <w:rPr>
          <w:w w:val="80"/>
        </w:rPr>
        <w:t>recueillies</w:t>
      </w:r>
      <w:r>
        <w:rPr>
          <w:spacing w:val="15"/>
          <w:w w:val="80"/>
        </w:rPr>
        <w:t xml:space="preserve"> </w:t>
      </w:r>
      <w:r>
        <w:rPr>
          <w:w w:val="80"/>
        </w:rPr>
        <w:t>:</w:t>
      </w:r>
    </w:p>
    <w:p w14:paraId="41CCE04D" w14:textId="77777777" w:rsidR="008B767B" w:rsidRDefault="008B767B">
      <w:pPr>
        <w:pStyle w:val="Corpsdetexte"/>
        <w:rPr>
          <w:rFonts w:ascii="Arial"/>
          <w:b/>
          <w:sz w:val="25"/>
        </w:rPr>
      </w:pPr>
    </w:p>
    <w:p w14:paraId="6BC5CF80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0" w:line="199" w:lineRule="auto"/>
        <w:ind w:right="8494" w:hanging="675"/>
        <w:rPr>
          <w:rFonts w:ascii="Times New Roman" w:hAnsi="Times New Roman"/>
        </w:rPr>
      </w:pPr>
      <w:r>
        <w:rPr>
          <w:w w:val="85"/>
        </w:rPr>
        <w:t>Identification</w:t>
      </w:r>
      <w:r>
        <w:rPr>
          <w:spacing w:val="-6"/>
          <w:w w:val="85"/>
        </w:rPr>
        <w:t xml:space="preserve"> </w:t>
      </w:r>
      <w:r>
        <w:rPr>
          <w:w w:val="85"/>
        </w:rPr>
        <w:t>:</w:t>
      </w:r>
      <w:r>
        <w:rPr>
          <w:spacing w:val="-5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6"/>
          <w:w w:val="85"/>
        </w:rPr>
        <w:t xml:space="preserve"> </w:t>
      </w:r>
      <w:r>
        <w:rPr>
          <w:w w:val="85"/>
        </w:rPr>
        <w:t>OUI</w:t>
      </w:r>
      <w:r>
        <w:rPr>
          <w:spacing w:val="-5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4"/>
          <w:w w:val="85"/>
        </w:rPr>
        <w:t xml:space="preserve"> </w:t>
      </w:r>
      <w:r>
        <w:rPr>
          <w:w w:val="85"/>
        </w:rPr>
        <w:t>NON</w:t>
      </w:r>
      <w:r>
        <w:rPr>
          <w:spacing w:val="-49"/>
          <w:w w:val="85"/>
        </w:rPr>
        <w:t xml:space="preserve"> </w:t>
      </w:r>
      <w:r>
        <w:rPr>
          <w:w w:val="80"/>
        </w:rPr>
        <w:t>Age</w:t>
      </w:r>
      <w:r>
        <w:rPr>
          <w:spacing w:val="5"/>
          <w:w w:val="80"/>
        </w:rPr>
        <w:t xml:space="preserve"> </w:t>
      </w:r>
      <w:r>
        <w:rPr>
          <w:w w:val="80"/>
        </w:rPr>
        <w:t>du</w:t>
      </w:r>
      <w:r>
        <w:rPr>
          <w:spacing w:val="6"/>
          <w:w w:val="80"/>
        </w:rPr>
        <w:t xml:space="preserve"> </w:t>
      </w:r>
      <w:r>
        <w:rPr>
          <w:w w:val="80"/>
        </w:rPr>
        <w:t>patient,</w:t>
      </w:r>
      <w:r>
        <w:rPr>
          <w:spacing w:val="6"/>
          <w:w w:val="80"/>
        </w:rPr>
        <w:t xml:space="preserve"> </w:t>
      </w:r>
      <w:r>
        <w:rPr>
          <w:w w:val="80"/>
        </w:rPr>
        <w:t>sexe</w:t>
      </w:r>
    </w:p>
    <w:p w14:paraId="1EB64010" w14:textId="77777777" w:rsidR="008B767B" w:rsidRDefault="008B767B">
      <w:pPr>
        <w:pStyle w:val="Corpsdetexte"/>
        <w:spacing w:before="4"/>
        <w:rPr>
          <w:sz w:val="20"/>
        </w:rPr>
      </w:pPr>
    </w:p>
    <w:p w14:paraId="50C46247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0" w:line="383" w:lineRule="exact"/>
        <w:ind w:left="819"/>
        <w:rPr>
          <w:rFonts w:ascii="Times New Roman" w:hAnsi="Times New Roman"/>
          <w:color w:val="FF0000"/>
        </w:rPr>
      </w:pPr>
      <w:r>
        <w:rPr>
          <w:w w:val="85"/>
        </w:rPr>
        <w:t>Données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santé</w:t>
      </w:r>
      <w:r>
        <w:rPr>
          <w:spacing w:val="-4"/>
          <w:w w:val="85"/>
        </w:rPr>
        <w:t xml:space="preserve"> </w:t>
      </w:r>
      <w:r>
        <w:rPr>
          <w:w w:val="85"/>
        </w:rPr>
        <w:t>:</w:t>
      </w:r>
      <w:r>
        <w:rPr>
          <w:spacing w:val="-4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4"/>
          <w:w w:val="85"/>
        </w:rPr>
        <w:t xml:space="preserve"> </w:t>
      </w:r>
      <w:r>
        <w:rPr>
          <w:w w:val="85"/>
        </w:rPr>
        <w:t>OUI</w:t>
      </w:r>
      <w:r>
        <w:rPr>
          <w:spacing w:val="-4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5"/>
          <w:w w:val="85"/>
        </w:rPr>
        <w:t xml:space="preserve"> </w:t>
      </w:r>
      <w:r>
        <w:rPr>
          <w:w w:val="85"/>
        </w:rPr>
        <w:t>NON</w:t>
      </w:r>
    </w:p>
    <w:p w14:paraId="18FB2E0A" w14:textId="77777777" w:rsidR="008B767B" w:rsidRDefault="00E13715">
      <w:pPr>
        <w:pStyle w:val="Corpsdetexte"/>
        <w:spacing w:line="230" w:lineRule="exact"/>
        <w:ind w:left="1321"/>
      </w:pPr>
      <w:r>
        <w:rPr>
          <w:w w:val="80"/>
        </w:rPr>
        <w:t>Résultats</w:t>
      </w:r>
      <w:r>
        <w:rPr>
          <w:spacing w:val="16"/>
          <w:w w:val="80"/>
        </w:rPr>
        <w:t xml:space="preserve"> </w:t>
      </w:r>
      <w:r>
        <w:rPr>
          <w:w w:val="80"/>
        </w:rPr>
        <w:t>IRM,</w:t>
      </w:r>
      <w:r>
        <w:rPr>
          <w:spacing w:val="16"/>
          <w:w w:val="80"/>
        </w:rPr>
        <w:t xml:space="preserve"> </w:t>
      </w:r>
      <w:r>
        <w:rPr>
          <w:w w:val="80"/>
        </w:rPr>
        <w:t>test</w:t>
      </w:r>
      <w:r>
        <w:rPr>
          <w:spacing w:val="16"/>
          <w:w w:val="80"/>
        </w:rPr>
        <w:t xml:space="preserve"> </w:t>
      </w:r>
      <w:r>
        <w:rPr>
          <w:w w:val="80"/>
        </w:rPr>
        <w:t>clinique,</w:t>
      </w:r>
      <w:r>
        <w:rPr>
          <w:spacing w:val="16"/>
          <w:w w:val="80"/>
        </w:rPr>
        <w:t xml:space="preserve"> </w:t>
      </w:r>
      <w:r>
        <w:rPr>
          <w:w w:val="80"/>
        </w:rPr>
        <w:t>poids,</w:t>
      </w:r>
      <w:r>
        <w:rPr>
          <w:spacing w:val="17"/>
          <w:w w:val="80"/>
        </w:rPr>
        <w:t xml:space="preserve"> </w:t>
      </w:r>
      <w:proofErr w:type="spellStart"/>
      <w:r>
        <w:rPr>
          <w:w w:val="80"/>
        </w:rPr>
        <w:t>antécédants</w:t>
      </w:r>
      <w:proofErr w:type="spellEnd"/>
    </w:p>
    <w:p w14:paraId="7721ECDA" w14:textId="77777777" w:rsidR="008B767B" w:rsidRDefault="008B767B">
      <w:pPr>
        <w:pStyle w:val="Corpsdetexte"/>
        <w:spacing w:before="11"/>
        <w:rPr>
          <w:sz w:val="18"/>
        </w:rPr>
      </w:pPr>
    </w:p>
    <w:p w14:paraId="6B886260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0"/>
        <w:ind w:left="819"/>
        <w:rPr>
          <w:rFonts w:ascii="Times New Roman" w:hAnsi="Times New Roman"/>
          <w:color w:val="FF0000"/>
        </w:rPr>
      </w:pPr>
      <w:r>
        <w:rPr>
          <w:w w:val="80"/>
        </w:rPr>
        <w:t>Photographie</w:t>
      </w:r>
      <w:r>
        <w:rPr>
          <w:spacing w:val="20"/>
          <w:w w:val="80"/>
        </w:rPr>
        <w:t xml:space="preserve"> </w:t>
      </w:r>
      <w:r>
        <w:rPr>
          <w:w w:val="80"/>
        </w:rPr>
        <w:t>et/ou</w:t>
      </w:r>
      <w:r>
        <w:rPr>
          <w:spacing w:val="20"/>
          <w:w w:val="80"/>
        </w:rPr>
        <w:t xml:space="preserve"> </w:t>
      </w:r>
      <w:r>
        <w:rPr>
          <w:w w:val="80"/>
        </w:rPr>
        <w:t>vidéo</w:t>
      </w:r>
      <w:r>
        <w:rPr>
          <w:spacing w:val="21"/>
          <w:w w:val="80"/>
        </w:rPr>
        <w:t xml:space="preserve"> </w:t>
      </w:r>
      <w:r>
        <w:rPr>
          <w:w w:val="80"/>
        </w:rPr>
        <w:t>et/ou</w:t>
      </w:r>
      <w:r>
        <w:rPr>
          <w:spacing w:val="20"/>
          <w:w w:val="80"/>
        </w:rPr>
        <w:t xml:space="preserve"> </w:t>
      </w:r>
      <w:r>
        <w:rPr>
          <w:w w:val="80"/>
        </w:rPr>
        <w:t>enregistrements</w:t>
      </w:r>
      <w:r>
        <w:rPr>
          <w:spacing w:val="20"/>
          <w:w w:val="80"/>
        </w:rPr>
        <w:t xml:space="preserve"> </w:t>
      </w:r>
      <w:r>
        <w:rPr>
          <w:w w:val="80"/>
        </w:rPr>
        <w:t>vocaux:</w:t>
      </w:r>
      <w:r>
        <w:rPr>
          <w:spacing w:val="21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6"/>
          <w:w w:val="80"/>
        </w:rPr>
        <w:t xml:space="preserve"> </w:t>
      </w:r>
      <w:r>
        <w:rPr>
          <w:w w:val="80"/>
        </w:rPr>
        <w:t>OUI</w:t>
      </w:r>
      <w:r>
        <w:rPr>
          <w:spacing w:val="20"/>
          <w:w w:val="80"/>
        </w:rPr>
        <w:t xml:space="preserve"> </w:t>
      </w:r>
      <w:r>
        <w:rPr>
          <w:rFonts w:ascii="Microsoft YaHei" w:hAnsi="Microsoft YaHei"/>
          <w:w w:val="80"/>
        </w:rPr>
        <w:t>X</w:t>
      </w:r>
      <w:r>
        <w:rPr>
          <w:rFonts w:ascii="Microsoft YaHei" w:hAnsi="Microsoft YaHei"/>
          <w:spacing w:val="21"/>
          <w:w w:val="80"/>
        </w:rPr>
        <w:t xml:space="preserve"> </w:t>
      </w:r>
      <w:r>
        <w:rPr>
          <w:w w:val="80"/>
        </w:rPr>
        <w:t>NON</w:t>
      </w:r>
    </w:p>
    <w:p w14:paraId="6A32EE64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43"/>
        <w:ind w:left="819"/>
        <w:rPr>
          <w:rFonts w:ascii="Times New Roman" w:hAnsi="Times New Roman"/>
          <w:color w:val="FF0000"/>
        </w:rPr>
      </w:pPr>
      <w:r>
        <w:rPr>
          <w:w w:val="80"/>
        </w:rPr>
        <w:t>Dates</w:t>
      </w:r>
      <w:r>
        <w:rPr>
          <w:spacing w:val="14"/>
          <w:w w:val="80"/>
        </w:rPr>
        <w:t xml:space="preserve"> </w:t>
      </w:r>
      <w:r>
        <w:rPr>
          <w:w w:val="80"/>
        </w:rPr>
        <w:t>relatives</w:t>
      </w:r>
      <w:r>
        <w:rPr>
          <w:spacing w:val="15"/>
          <w:w w:val="80"/>
        </w:rPr>
        <w:t xml:space="preserve"> </w:t>
      </w:r>
      <w:r>
        <w:rPr>
          <w:w w:val="80"/>
        </w:rPr>
        <w:t>à</w:t>
      </w:r>
      <w:r>
        <w:rPr>
          <w:spacing w:val="14"/>
          <w:w w:val="80"/>
        </w:rPr>
        <w:t xml:space="preserve"> </w:t>
      </w:r>
      <w:r>
        <w:rPr>
          <w:w w:val="80"/>
        </w:rPr>
        <w:t>la</w:t>
      </w:r>
      <w:r>
        <w:rPr>
          <w:spacing w:val="15"/>
          <w:w w:val="80"/>
        </w:rPr>
        <w:t xml:space="preserve"> </w:t>
      </w:r>
      <w:r>
        <w:rPr>
          <w:w w:val="80"/>
        </w:rPr>
        <w:t>conduite</w:t>
      </w:r>
      <w:r>
        <w:rPr>
          <w:spacing w:val="15"/>
          <w:w w:val="80"/>
        </w:rPr>
        <w:t xml:space="preserve"> </w:t>
      </w:r>
      <w:r>
        <w:rPr>
          <w:w w:val="80"/>
        </w:rPr>
        <w:t>de</w:t>
      </w:r>
      <w:r>
        <w:rPr>
          <w:spacing w:val="14"/>
          <w:w w:val="80"/>
        </w:rPr>
        <w:t xml:space="preserve"> </w:t>
      </w:r>
      <w:r>
        <w:rPr>
          <w:w w:val="80"/>
        </w:rPr>
        <w:t>la</w:t>
      </w:r>
      <w:r>
        <w:rPr>
          <w:spacing w:val="15"/>
          <w:w w:val="80"/>
        </w:rPr>
        <w:t xml:space="preserve"> </w:t>
      </w:r>
      <w:r>
        <w:rPr>
          <w:w w:val="80"/>
        </w:rPr>
        <w:t>recherche</w:t>
      </w:r>
      <w:r>
        <w:rPr>
          <w:spacing w:val="15"/>
          <w:w w:val="80"/>
        </w:rPr>
        <w:t xml:space="preserve"> 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X</w:t>
      </w:r>
      <w:r>
        <w:rPr>
          <w:spacing w:val="15"/>
          <w:w w:val="80"/>
        </w:rPr>
        <w:t xml:space="preserve"> </w:t>
      </w:r>
      <w:r>
        <w:rPr>
          <w:w w:val="80"/>
        </w:rPr>
        <w:t>OUI</w:t>
      </w:r>
      <w:r>
        <w:rPr>
          <w:spacing w:val="15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20"/>
          <w:w w:val="80"/>
        </w:rPr>
        <w:t xml:space="preserve"> </w:t>
      </w:r>
      <w:r>
        <w:rPr>
          <w:w w:val="80"/>
        </w:rPr>
        <w:t>NON</w:t>
      </w:r>
      <w:r>
        <w:rPr>
          <w:spacing w:val="14"/>
          <w:w w:val="80"/>
        </w:rPr>
        <w:t xml:space="preserve"> </w:t>
      </w:r>
      <w:r>
        <w:rPr>
          <w:rFonts w:ascii="Times New Roman" w:hAnsi="Times New Roman"/>
          <w:w w:val="80"/>
        </w:rPr>
        <w:t>●</w:t>
      </w:r>
      <w:r>
        <w:rPr>
          <w:rFonts w:ascii="Times New Roman" w:hAnsi="Times New Roman"/>
          <w:spacing w:val="26"/>
          <w:w w:val="80"/>
        </w:rPr>
        <w:t xml:space="preserve"> </w:t>
      </w:r>
      <w:r>
        <w:rPr>
          <w:w w:val="80"/>
        </w:rPr>
        <w:t>Origine</w:t>
      </w:r>
      <w:r>
        <w:rPr>
          <w:spacing w:val="15"/>
          <w:w w:val="80"/>
        </w:rPr>
        <w:t xml:space="preserve"> </w:t>
      </w:r>
      <w:r>
        <w:rPr>
          <w:w w:val="80"/>
        </w:rPr>
        <w:t>ethnique</w:t>
      </w:r>
      <w:r>
        <w:rPr>
          <w:spacing w:val="14"/>
          <w:w w:val="80"/>
        </w:rPr>
        <w:t xml:space="preserve"> </w:t>
      </w:r>
      <w:r>
        <w:rPr>
          <w:w w:val="80"/>
        </w:rPr>
        <w:t>:</w:t>
      </w:r>
      <w:r>
        <w:rPr>
          <w:spacing w:val="15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29"/>
          <w:w w:val="80"/>
        </w:rPr>
        <w:t xml:space="preserve"> </w:t>
      </w:r>
      <w:r>
        <w:rPr>
          <w:w w:val="80"/>
        </w:rPr>
        <w:t>OUI</w:t>
      </w:r>
      <w:r>
        <w:rPr>
          <w:spacing w:val="14"/>
          <w:w w:val="80"/>
        </w:rPr>
        <w:t xml:space="preserve"> </w:t>
      </w:r>
      <w:r>
        <w:rPr>
          <w:rFonts w:ascii="Microsoft YaHei" w:hAnsi="Microsoft YaHei"/>
          <w:w w:val="80"/>
        </w:rPr>
        <w:t>X</w:t>
      </w:r>
      <w:r>
        <w:rPr>
          <w:rFonts w:ascii="Microsoft YaHei" w:hAnsi="Microsoft YaHei"/>
          <w:spacing w:val="16"/>
          <w:w w:val="80"/>
        </w:rPr>
        <w:t xml:space="preserve"> </w:t>
      </w:r>
      <w:r>
        <w:rPr>
          <w:w w:val="80"/>
        </w:rPr>
        <w:t>NON</w:t>
      </w:r>
      <w:r>
        <w:rPr>
          <w:spacing w:val="14"/>
          <w:w w:val="80"/>
        </w:rPr>
        <w:t xml:space="preserve"> </w:t>
      </w:r>
      <w:r>
        <w:rPr>
          <w:w w:val="80"/>
        </w:rPr>
        <w:t>;</w:t>
      </w:r>
    </w:p>
    <w:p w14:paraId="3EF0535C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54"/>
        <w:ind w:left="819"/>
        <w:rPr>
          <w:rFonts w:ascii="Times New Roman" w:hAnsi="Times New Roman"/>
          <w:color w:val="FF0000"/>
        </w:rPr>
      </w:pPr>
      <w:r>
        <w:rPr>
          <w:w w:val="85"/>
        </w:rPr>
        <w:t>Données</w:t>
      </w:r>
      <w:r>
        <w:rPr>
          <w:spacing w:val="-6"/>
          <w:w w:val="85"/>
        </w:rPr>
        <w:t xml:space="preserve"> </w:t>
      </w:r>
      <w:r>
        <w:rPr>
          <w:w w:val="85"/>
        </w:rPr>
        <w:t>génétiques</w:t>
      </w:r>
      <w:r>
        <w:rPr>
          <w:spacing w:val="-5"/>
          <w:w w:val="85"/>
        </w:rPr>
        <w:t xml:space="preserve"> </w:t>
      </w:r>
      <w:r>
        <w:rPr>
          <w:w w:val="85"/>
        </w:rPr>
        <w:t>:</w:t>
      </w:r>
      <w:r>
        <w:rPr>
          <w:spacing w:val="-6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4"/>
          <w:w w:val="85"/>
        </w:rPr>
        <w:t xml:space="preserve"> </w:t>
      </w:r>
      <w:r>
        <w:rPr>
          <w:w w:val="85"/>
        </w:rPr>
        <w:t>OUI</w:t>
      </w:r>
      <w:r>
        <w:rPr>
          <w:spacing w:val="-5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6"/>
          <w:w w:val="85"/>
        </w:rPr>
        <w:t xml:space="preserve"> </w:t>
      </w:r>
      <w:r>
        <w:rPr>
          <w:w w:val="85"/>
        </w:rPr>
        <w:t>NON</w:t>
      </w:r>
    </w:p>
    <w:p w14:paraId="24BAD2E1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50"/>
        <w:ind w:left="819"/>
        <w:rPr>
          <w:rFonts w:ascii="Times New Roman" w:hAnsi="Times New Roman"/>
        </w:rPr>
      </w:pPr>
      <w:r>
        <w:rPr>
          <w:w w:val="85"/>
        </w:rPr>
        <w:t>Situation</w:t>
      </w:r>
      <w:r>
        <w:rPr>
          <w:spacing w:val="-5"/>
          <w:w w:val="85"/>
        </w:rPr>
        <w:t xml:space="preserve"> </w:t>
      </w:r>
      <w:r>
        <w:rPr>
          <w:w w:val="85"/>
        </w:rPr>
        <w:t>familiale</w:t>
      </w:r>
      <w:r>
        <w:rPr>
          <w:spacing w:val="-4"/>
          <w:w w:val="85"/>
        </w:rPr>
        <w:t xml:space="preserve"> </w:t>
      </w:r>
      <w:r>
        <w:rPr>
          <w:w w:val="85"/>
        </w:rPr>
        <w:t>:</w:t>
      </w:r>
      <w:r>
        <w:rPr>
          <w:spacing w:val="-5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5"/>
          <w:w w:val="85"/>
        </w:rPr>
        <w:t xml:space="preserve"> </w:t>
      </w:r>
      <w:r>
        <w:rPr>
          <w:w w:val="85"/>
        </w:rPr>
        <w:t>OUI</w:t>
      </w:r>
      <w:r>
        <w:rPr>
          <w:spacing w:val="-5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5"/>
          <w:w w:val="85"/>
        </w:rPr>
        <w:t xml:space="preserve"> </w:t>
      </w:r>
      <w:r>
        <w:rPr>
          <w:w w:val="85"/>
        </w:rPr>
        <w:t>NON</w:t>
      </w:r>
    </w:p>
    <w:p w14:paraId="2E38CF24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49"/>
        <w:ind w:left="819"/>
        <w:rPr>
          <w:rFonts w:ascii="Times New Roman" w:hAnsi="Times New Roman"/>
          <w:color w:val="FF0000"/>
        </w:rPr>
      </w:pPr>
      <w:r>
        <w:rPr>
          <w:w w:val="85"/>
        </w:rPr>
        <w:t>Niveau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formation</w:t>
      </w:r>
      <w:r>
        <w:rPr>
          <w:spacing w:val="-5"/>
          <w:w w:val="85"/>
        </w:rPr>
        <w:t xml:space="preserve"> </w:t>
      </w:r>
      <w:r>
        <w:rPr>
          <w:w w:val="85"/>
        </w:rPr>
        <w:t>:</w:t>
      </w:r>
      <w:r>
        <w:rPr>
          <w:spacing w:val="-4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4"/>
          <w:w w:val="85"/>
        </w:rPr>
        <w:t xml:space="preserve"> </w:t>
      </w:r>
      <w:r>
        <w:rPr>
          <w:w w:val="85"/>
        </w:rPr>
        <w:t>OUI</w:t>
      </w:r>
      <w:r>
        <w:rPr>
          <w:spacing w:val="-5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5"/>
          <w:w w:val="85"/>
        </w:rPr>
        <w:t xml:space="preserve"> </w:t>
      </w:r>
      <w:r>
        <w:rPr>
          <w:w w:val="85"/>
        </w:rPr>
        <w:t>NON</w:t>
      </w:r>
    </w:p>
    <w:p w14:paraId="546F63E8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49"/>
        <w:ind w:left="819"/>
        <w:rPr>
          <w:rFonts w:ascii="Times New Roman" w:hAnsi="Times New Roman"/>
          <w:color w:val="FF0000"/>
        </w:rPr>
      </w:pPr>
      <w:r>
        <w:rPr>
          <w:w w:val="80"/>
        </w:rPr>
        <w:t>Catégorie</w:t>
      </w:r>
      <w:r>
        <w:rPr>
          <w:spacing w:val="21"/>
          <w:w w:val="80"/>
        </w:rPr>
        <w:t xml:space="preserve"> </w:t>
      </w:r>
      <w:r>
        <w:rPr>
          <w:w w:val="80"/>
        </w:rPr>
        <w:t>socio-professionnelle</w:t>
      </w:r>
      <w:r>
        <w:rPr>
          <w:spacing w:val="22"/>
          <w:w w:val="80"/>
        </w:rPr>
        <w:t xml:space="preserve"> </w:t>
      </w:r>
      <w:r>
        <w:rPr>
          <w:w w:val="80"/>
        </w:rPr>
        <w:t>:</w:t>
      </w:r>
      <w:r>
        <w:rPr>
          <w:spacing w:val="22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8"/>
          <w:w w:val="80"/>
        </w:rPr>
        <w:t xml:space="preserve"> </w:t>
      </w:r>
      <w:r>
        <w:rPr>
          <w:w w:val="80"/>
        </w:rPr>
        <w:t>OUI</w:t>
      </w:r>
      <w:r>
        <w:rPr>
          <w:spacing w:val="21"/>
          <w:w w:val="80"/>
        </w:rPr>
        <w:t xml:space="preserve"> </w:t>
      </w:r>
      <w:r>
        <w:rPr>
          <w:rFonts w:ascii="Microsoft YaHei" w:hAnsi="Microsoft YaHei"/>
          <w:w w:val="80"/>
        </w:rPr>
        <w:t>X</w:t>
      </w:r>
      <w:r>
        <w:rPr>
          <w:rFonts w:ascii="Microsoft YaHei" w:hAnsi="Microsoft YaHei"/>
          <w:spacing w:val="23"/>
          <w:w w:val="80"/>
        </w:rPr>
        <w:t xml:space="preserve"> </w:t>
      </w:r>
      <w:r>
        <w:rPr>
          <w:w w:val="80"/>
        </w:rPr>
        <w:t>NON</w:t>
      </w:r>
    </w:p>
    <w:p w14:paraId="50588E3A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50"/>
        <w:ind w:left="819"/>
        <w:rPr>
          <w:rFonts w:ascii="Times New Roman" w:hAnsi="Times New Roman"/>
        </w:rPr>
      </w:pPr>
      <w:r>
        <w:rPr>
          <w:w w:val="85"/>
        </w:rPr>
        <w:t>Vie</w:t>
      </w:r>
      <w:r>
        <w:rPr>
          <w:spacing w:val="-6"/>
          <w:w w:val="85"/>
        </w:rPr>
        <w:t xml:space="preserve"> </w:t>
      </w:r>
      <w:r>
        <w:rPr>
          <w:w w:val="85"/>
        </w:rPr>
        <w:t>professionnelle</w:t>
      </w:r>
      <w:r>
        <w:rPr>
          <w:spacing w:val="-5"/>
          <w:w w:val="85"/>
        </w:rPr>
        <w:t xml:space="preserve"> </w:t>
      </w:r>
      <w:r>
        <w:rPr>
          <w:w w:val="85"/>
        </w:rPr>
        <w:t>:</w:t>
      </w:r>
      <w:r>
        <w:rPr>
          <w:spacing w:val="-5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4"/>
          <w:w w:val="85"/>
        </w:rPr>
        <w:t xml:space="preserve"> </w:t>
      </w:r>
      <w:r>
        <w:rPr>
          <w:w w:val="85"/>
        </w:rPr>
        <w:t>OUI</w:t>
      </w:r>
      <w:r>
        <w:rPr>
          <w:spacing w:val="-5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6"/>
          <w:w w:val="85"/>
        </w:rPr>
        <w:t xml:space="preserve"> </w:t>
      </w:r>
      <w:r>
        <w:rPr>
          <w:w w:val="85"/>
        </w:rPr>
        <w:t>NON</w:t>
      </w:r>
    </w:p>
    <w:p w14:paraId="705523D4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49"/>
        <w:ind w:left="819"/>
        <w:rPr>
          <w:rFonts w:ascii="Times New Roman" w:hAnsi="Times New Roman"/>
        </w:rPr>
      </w:pPr>
      <w:r>
        <w:rPr>
          <w:w w:val="80"/>
        </w:rPr>
        <w:t>Régime</w:t>
      </w:r>
      <w:r>
        <w:rPr>
          <w:spacing w:val="15"/>
          <w:w w:val="80"/>
        </w:rPr>
        <w:t xml:space="preserve"> </w:t>
      </w:r>
      <w:r>
        <w:rPr>
          <w:w w:val="80"/>
        </w:rPr>
        <w:t>d’affiliation</w:t>
      </w:r>
      <w:r>
        <w:rPr>
          <w:spacing w:val="15"/>
          <w:w w:val="80"/>
        </w:rPr>
        <w:t xml:space="preserve"> </w:t>
      </w:r>
      <w:r>
        <w:rPr>
          <w:w w:val="80"/>
        </w:rPr>
        <w:t>à</w:t>
      </w:r>
      <w:r>
        <w:rPr>
          <w:spacing w:val="16"/>
          <w:w w:val="80"/>
        </w:rPr>
        <w:t xml:space="preserve"> </w:t>
      </w:r>
      <w:r>
        <w:rPr>
          <w:w w:val="80"/>
        </w:rPr>
        <w:t>la</w:t>
      </w:r>
      <w:r>
        <w:rPr>
          <w:spacing w:val="15"/>
          <w:w w:val="80"/>
        </w:rPr>
        <w:t xml:space="preserve"> </w:t>
      </w:r>
      <w:r>
        <w:rPr>
          <w:w w:val="80"/>
        </w:rPr>
        <w:t>sécurité</w:t>
      </w:r>
      <w:r>
        <w:rPr>
          <w:spacing w:val="15"/>
          <w:w w:val="80"/>
        </w:rPr>
        <w:t xml:space="preserve"> </w:t>
      </w:r>
      <w:r>
        <w:rPr>
          <w:w w:val="80"/>
        </w:rPr>
        <w:t>sociale</w:t>
      </w:r>
      <w:r>
        <w:rPr>
          <w:spacing w:val="16"/>
          <w:w w:val="80"/>
        </w:rPr>
        <w:t xml:space="preserve"> </w:t>
      </w:r>
      <w:r>
        <w:rPr>
          <w:w w:val="80"/>
        </w:rPr>
        <w:t>:</w:t>
      </w:r>
      <w:r>
        <w:rPr>
          <w:spacing w:val="15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0"/>
          <w:w w:val="80"/>
        </w:rPr>
        <w:t xml:space="preserve"> </w:t>
      </w:r>
      <w:r>
        <w:rPr>
          <w:w w:val="80"/>
        </w:rPr>
        <w:t>OUI</w:t>
      </w:r>
      <w:r>
        <w:rPr>
          <w:spacing w:val="15"/>
          <w:w w:val="80"/>
        </w:rPr>
        <w:t xml:space="preserve"> </w:t>
      </w:r>
      <w:r>
        <w:rPr>
          <w:rFonts w:ascii="Microsoft YaHei" w:hAnsi="Microsoft YaHei"/>
          <w:w w:val="80"/>
        </w:rPr>
        <w:t>X</w:t>
      </w:r>
      <w:r>
        <w:rPr>
          <w:rFonts w:ascii="Microsoft YaHei" w:hAnsi="Microsoft YaHei"/>
          <w:spacing w:val="16"/>
          <w:w w:val="80"/>
        </w:rPr>
        <w:t xml:space="preserve"> </w:t>
      </w:r>
      <w:r>
        <w:rPr>
          <w:w w:val="80"/>
        </w:rPr>
        <w:t>NON</w:t>
      </w:r>
    </w:p>
    <w:p w14:paraId="0D4C7747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50"/>
        <w:ind w:left="819"/>
        <w:rPr>
          <w:rFonts w:ascii="Times New Roman" w:hAnsi="Times New Roman"/>
        </w:rPr>
      </w:pPr>
      <w:r>
        <w:rPr>
          <w:w w:val="80"/>
        </w:rPr>
        <w:t>Participation</w:t>
      </w:r>
      <w:r>
        <w:rPr>
          <w:spacing w:val="16"/>
          <w:w w:val="80"/>
        </w:rPr>
        <w:t xml:space="preserve"> </w:t>
      </w:r>
      <w:r>
        <w:rPr>
          <w:w w:val="80"/>
        </w:rPr>
        <w:t>à</w:t>
      </w:r>
      <w:r>
        <w:rPr>
          <w:spacing w:val="17"/>
          <w:w w:val="80"/>
        </w:rPr>
        <w:t xml:space="preserve"> </w:t>
      </w:r>
      <w:r>
        <w:rPr>
          <w:w w:val="80"/>
        </w:rPr>
        <w:t>d’autres</w:t>
      </w:r>
      <w:r>
        <w:rPr>
          <w:spacing w:val="17"/>
          <w:w w:val="80"/>
        </w:rPr>
        <w:t xml:space="preserve"> </w:t>
      </w:r>
      <w:r>
        <w:rPr>
          <w:w w:val="80"/>
        </w:rPr>
        <w:t>recherches</w:t>
      </w:r>
      <w:r>
        <w:rPr>
          <w:spacing w:val="17"/>
          <w:w w:val="80"/>
        </w:rPr>
        <w:t xml:space="preserve"> </w:t>
      </w:r>
      <w:r>
        <w:rPr>
          <w:w w:val="80"/>
        </w:rPr>
        <w:t>ou</w:t>
      </w:r>
      <w:r>
        <w:rPr>
          <w:spacing w:val="17"/>
          <w:w w:val="80"/>
        </w:rPr>
        <w:t xml:space="preserve"> </w:t>
      </w:r>
      <w:r>
        <w:rPr>
          <w:w w:val="80"/>
        </w:rPr>
        <w:t>études</w:t>
      </w:r>
      <w:r>
        <w:rPr>
          <w:spacing w:val="17"/>
          <w:w w:val="80"/>
        </w:rPr>
        <w:t xml:space="preserve"> </w:t>
      </w:r>
      <w:r>
        <w:rPr>
          <w:w w:val="80"/>
        </w:rPr>
        <w:t>:</w:t>
      </w:r>
      <w:r>
        <w:rPr>
          <w:spacing w:val="17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2"/>
          <w:w w:val="80"/>
        </w:rPr>
        <w:t xml:space="preserve"> </w:t>
      </w:r>
      <w:r>
        <w:rPr>
          <w:w w:val="80"/>
        </w:rPr>
        <w:t>OUI</w:t>
      </w:r>
      <w:r>
        <w:rPr>
          <w:spacing w:val="16"/>
          <w:w w:val="80"/>
        </w:rPr>
        <w:t xml:space="preserve"> </w:t>
      </w:r>
      <w:r>
        <w:rPr>
          <w:rFonts w:ascii="Microsoft YaHei" w:hAnsi="Microsoft YaHei"/>
          <w:w w:val="80"/>
        </w:rPr>
        <w:t>X</w:t>
      </w:r>
      <w:r>
        <w:rPr>
          <w:rFonts w:ascii="Microsoft YaHei" w:hAnsi="Microsoft YaHei"/>
          <w:spacing w:val="18"/>
          <w:w w:val="80"/>
        </w:rPr>
        <w:t xml:space="preserve"> </w:t>
      </w:r>
      <w:r>
        <w:rPr>
          <w:w w:val="80"/>
        </w:rPr>
        <w:t>NON</w:t>
      </w:r>
    </w:p>
    <w:p w14:paraId="49888AA0" w14:textId="77777777" w:rsidR="008B767B" w:rsidRDefault="008B767B">
      <w:pPr>
        <w:pStyle w:val="Corpsdetexte"/>
        <w:spacing w:before="9"/>
        <w:rPr>
          <w:sz w:val="37"/>
        </w:rPr>
      </w:pPr>
    </w:p>
    <w:p w14:paraId="163AFFEF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0"/>
        <w:ind w:left="819"/>
        <w:rPr>
          <w:rFonts w:ascii="Times New Roman" w:hAnsi="Times New Roman"/>
        </w:rPr>
      </w:pPr>
      <w:r>
        <w:rPr>
          <w:w w:val="85"/>
        </w:rPr>
        <w:t>Déplacements</w:t>
      </w:r>
      <w:r>
        <w:rPr>
          <w:spacing w:val="-4"/>
          <w:w w:val="85"/>
        </w:rPr>
        <w:t xml:space="preserve"> </w:t>
      </w:r>
      <w:r>
        <w:rPr>
          <w:w w:val="85"/>
        </w:rPr>
        <w:t>:</w:t>
      </w:r>
      <w:r>
        <w:rPr>
          <w:spacing w:val="-4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5"/>
          <w:w w:val="85"/>
        </w:rPr>
        <w:t xml:space="preserve"> </w:t>
      </w:r>
      <w:r>
        <w:rPr>
          <w:w w:val="85"/>
        </w:rPr>
        <w:t>OUI</w:t>
      </w:r>
      <w:r>
        <w:rPr>
          <w:spacing w:val="-3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5"/>
          <w:w w:val="85"/>
        </w:rPr>
        <w:t xml:space="preserve"> </w:t>
      </w:r>
      <w:r>
        <w:rPr>
          <w:w w:val="85"/>
        </w:rPr>
        <w:t>NON</w:t>
      </w:r>
    </w:p>
    <w:p w14:paraId="70792533" w14:textId="77777777" w:rsidR="008B767B" w:rsidRDefault="008B767B">
      <w:pPr>
        <w:pStyle w:val="Corpsdetexte"/>
        <w:rPr>
          <w:sz w:val="26"/>
        </w:rPr>
      </w:pPr>
    </w:p>
    <w:p w14:paraId="72950A43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71"/>
        </w:tabs>
        <w:spacing w:before="206"/>
        <w:ind w:left="870" w:hanging="190"/>
        <w:rPr>
          <w:rFonts w:ascii="Times New Roman" w:hAnsi="Times New Roman"/>
        </w:rPr>
      </w:pPr>
      <w:r>
        <w:rPr>
          <w:w w:val="80"/>
        </w:rPr>
        <w:t>Consommation</w:t>
      </w:r>
      <w:r>
        <w:rPr>
          <w:spacing w:val="17"/>
          <w:w w:val="80"/>
        </w:rPr>
        <w:t xml:space="preserve"> </w:t>
      </w:r>
      <w:r>
        <w:rPr>
          <w:w w:val="80"/>
        </w:rPr>
        <w:t>de</w:t>
      </w:r>
      <w:r>
        <w:rPr>
          <w:spacing w:val="17"/>
          <w:w w:val="80"/>
        </w:rPr>
        <w:t xml:space="preserve"> </w:t>
      </w:r>
      <w:r>
        <w:rPr>
          <w:w w:val="80"/>
        </w:rPr>
        <w:t>tabac,</w:t>
      </w:r>
      <w:r>
        <w:rPr>
          <w:spacing w:val="18"/>
          <w:w w:val="80"/>
        </w:rPr>
        <w:t xml:space="preserve"> </w:t>
      </w:r>
      <w:r>
        <w:rPr>
          <w:w w:val="80"/>
        </w:rPr>
        <w:t>alcool,</w:t>
      </w:r>
      <w:r>
        <w:rPr>
          <w:spacing w:val="17"/>
          <w:w w:val="80"/>
        </w:rPr>
        <w:t xml:space="preserve"> </w:t>
      </w:r>
      <w:r>
        <w:rPr>
          <w:w w:val="80"/>
        </w:rPr>
        <w:t>drogues</w:t>
      </w:r>
      <w:r>
        <w:rPr>
          <w:spacing w:val="18"/>
          <w:w w:val="80"/>
        </w:rPr>
        <w:t xml:space="preserve"> </w:t>
      </w:r>
      <w:r>
        <w:rPr>
          <w:w w:val="80"/>
        </w:rPr>
        <w:t>:</w:t>
      </w:r>
      <w:r>
        <w:rPr>
          <w:spacing w:val="17"/>
          <w:w w:val="80"/>
        </w:rPr>
        <w:t xml:space="preserve"> </w:t>
      </w:r>
      <w:r>
        <w:rPr>
          <w:w w:val="80"/>
        </w:rPr>
        <w:t>X</w:t>
      </w:r>
      <w:r>
        <w:rPr>
          <w:spacing w:val="32"/>
          <w:w w:val="80"/>
        </w:rPr>
        <w:t xml:space="preserve"> </w:t>
      </w:r>
      <w:r>
        <w:rPr>
          <w:w w:val="80"/>
        </w:rPr>
        <w:t>OUI</w:t>
      </w:r>
      <w:r>
        <w:rPr>
          <w:spacing w:val="18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23"/>
          <w:w w:val="80"/>
        </w:rPr>
        <w:t xml:space="preserve"> </w:t>
      </w:r>
      <w:r>
        <w:rPr>
          <w:w w:val="80"/>
        </w:rPr>
        <w:t>NON</w:t>
      </w:r>
    </w:p>
    <w:p w14:paraId="5AB7AC8A" w14:textId="77777777" w:rsidR="008B767B" w:rsidRDefault="008B767B">
      <w:pPr>
        <w:pStyle w:val="Corpsdetexte"/>
        <w:rPr>
          <w:sz w:val="24"/>
        </w:rPr>
      </w:pPr>
    </w:p>
    <w:p w14:paraId="5363223E" w14:textId="77777777" w:rsidR="008B767B" w:rsidRDefault="008B767B">
      <w:pPr>
        <w:pStyle w:val="Corpsdetexte"/>
        <w:spacing w:before="8"/>
        <w:rPr>
          <w:sz w:val="25"/>
        </w:rPr>
      </w:pPr>
    </w:p>
    <w:p w14:paraId="1D2584E2" w14:textId="77777777" w:rsidR="008B767B" w:rsidRDefault="00E13715">
      <w:pPr>
        <w:pStyle w:val="Corpsdetexte"/>
        <w:spacing w:before="1"/>
        <w:ind w:left="631"/>
      </w:pPr>
      <w:r>
        <w:rPr>
          <w:w w:val="80"/>
        </w:rPr>
        <w:t>Dépistage</w:t>
      </w:r>
      <w:r>
        <w:rPr>
          <w:spacing w:val="19"/>
          <w:w w:val="80"/>
        </w:rPr>
        <w:t xml:space="preserve"> </w:t>
      </w:r>
      <w:r>
        <w:rPr>
          <w:w w:val="80"/>
        </w:rPr>
        <w:t>des</w:t>
      </w:r>
      <w:r>
        <w:rPr>
          <w:spacing w:val="20"/>
          <w:w w:val="80"/>
        </w:rPr>
        <w:t xml:space="preserve"> </w:t>
      </w:r>
      <w:r>
        <w:rPr>
          <w:w w:val="80"/>
        </w:rPr>
        <w:t>neuropathies</w:t>
      </w:r>
      <w:r>
        <w:rPr>
          <w:spacing w:val="19"/>
          <w:w w:val="80"/>
        </w:rPr>
        <w:t xml:space="preserve"> </w:t>
      </w:r>
      <w:r>
        <w:rPr>
          <w:w w:val="80"/>
        </w:rPr>
        <w:t>alcoolique</w:t>
      </w:r>
    </w:p>
    <w:p w14:paraId="43679C35" w14:textId="77777777" w:rsidR="008B767B" w:rsidRDefault="008B767B">
      <w:pPr>
        <w:pStyle w:val="Corpsdetexte"/>
        <w:rPr>
          <w:sz w:val="24"/>
        </w:rPr>
      </w:pPr>
    </w:p>
    <w:p w14:paraId="78E06961" w14:textId="77777777" w:rsidR="008B767B" w:rsidRDefault="008B767B">
      <w:pPr>
        <w:pStyle w:val="Corpsdetexte"/>
        <w:spacing w:before="9"/>
      </w:pPr>
    </w:p>
    <w:p w14:paraId="54379D0E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0"/>
        <w:ind w:left="819"/>
        <w:rPr>
          <w:rFonts w:ascii="Times New Roman" w:hAnsi="Times New Roman"/>
        </w:rPr>
      </w:pPr>
      <w:r>
        <w:rPr>
          <w:spacing w:val="-1"/>
          <w:w w:val="85"/>
        </w:rPr>
        <w:t>Habitudes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vie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et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comportements</w:t>
      </w:r>
      <w:r>
        <w:rPr>
          <w:spacing w:val="-5"/>
          <w:w w:val="85"/>
        </w:rPr>
        <w:t xml:space="preserve"> </w:t>
      </w:r>
      <w:r>
        <w:rPr>
          <w:w w:val="85"/>
        </w:rPr>
        <w:t>:</w:t>
      </w:r>
      <w:r>
        <w:rPr>
          <w:spacing w:val="-5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3"/>
          <w:w w:val="85"/>
        </w:rPr>
        <w:t xml:space="preserve"> </w:t>
      </w:r>
      <w:r>
        <w:rPr>
          <w:w w:val="85"/>
        </w:rPr>
        <w:t>OUI</w:t>
      </w:r>
      <w:r>
        <w:rPr>
          <w:spacing w:val="-5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5"/>
          <w:w w:val="85"/>
        </w:rPr>
        <w:t xml:space="preserve"> </w:t>
      </w:r>
      <w:r>
        <w:rPr>
          <w:w w:val="85"/>
        </w:rPr>
        <w:t>NON</w:t>
      </w:r>
    </w:p>
    <w:p w14:paraId="749114CC" w14:textId="77777777" w:rsidR="008B767B" w:rsidRDefault="008B767B">
      <w:pPr>
        <w:pStyle w:val="Corpsdetexte"/>
        <w:rPr>
          <w:sz w:val="26"/>
        </w:rPr>
      </w:pPr>
    </w:p>
    <w:p w14:paraId="7CD7D9D4" w14:textId="77777777" w:rsidR="008B767B" w:rsidRDefault="008B767B">
      <w:pPr>
        <w:pStyle w:val="Corpsdetexte"/>
        <w:spacing w:before="10"/>
        <w:rPr>
          <w:sz w:val="20"/>
        </w:rPr>
      </w:pPr>
    </w:p>
    <w:p w14:paraId="7FCCA6CD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"/>
        <w:ind w:left="819"/>
        <w:rPr>
          <w:rFonts w:ascii="Times New Roman" w:hAnsi="Times New Roman"/>
        </w:rPr>
      </w:pPr>
      <w:r>
        <w:rPr>
          <w:w w:val="85"/>
        </w:rPr>
        <w:t>Mode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2"/>
          <w:w w:val="85"/>
        </w:rPr>
        <w:t xml:space="preserve"> </w:t>
      </w:r>
      <w:r>
        <w:rPr>
          <w:w w:val="85"/>
        </w:rPr>
        <w:t>vie</w:t>
      </w:r>
      <w:r>
        <w:rPr>
          <w:spacing w:val="-2"/>
          <w:w w:val="85"/>
        </w:rPr>
        <w:t xml:space="preserve"> </w:t>
      </w:r>
      <w:r>
        <w:rPr>
          <w:w w:val="85"/>
        </w:rPr>
        <w:t>:</w:t>
      </w:r>
      <w:r>
        <w:rPr>
          <w:spacing w:val="-2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7"/>
          <w:w w:val="85"/>
        </w:rPr>
        <w:t xml:space="preserve"> </w:t>
      </w:r>
      <w:r>
        <w:rPr>
          <w:w w:val="85"/>
        </w:rPr>
        <w:t>OUI</w:t>
      </w:r>
      <w:r>
        <w:rPr>
          <w:spacing w:val="-2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3"/>
          <w:w w:val="85"/>
        </w:rPr>
        <w:t xml:space="preserve"> </w:t>
      </w:r>
      <w:r>
        <w:rPr>
          <w:w w:val="85"/>
        </w:rPr>
        <w:t>NON</w:t>
      </w:r>
    </w:p>
    <w:p w14:paraId="6928125D" w14:textId="77777777" w:rsidR="008B767B" w:rsidRDefault="008B767B">
      <w:pPr>
        <w:pStyle w:val="Corpsdetexte"/>
        <w:spacing w:before="10"/>
        <w:rPr>
          <w:sz w:val="38"/>
        </w:rPr>
      </w:pPr>
    </w:p>
    <w:p w14:paraId="4155586B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0"/>
        <w:ind w:left="819"/>
        <w:rPr>
          <w:rFonts w:ascii="Times New Roman" w:hAnsi="Times New Roman"/>
        </w:rPr>
      </w:pPr>
      <w:r>
        <w:rPr>
          <w:w w:val="85"/>
        </w:rPr>
        <w:t>Vie</w:t>
      </w:r>
      <w:r>
        <w:rPr>
          <w:spacing w:val="-3"/>
          <w:w w:val="85"/>
        </w:rPr>
        <w:t xml:space="preserve"> </w:t>
      </w:r>
      <w:r>
        <w:rPr>
          <w:w w:val="85"/>
        </w:rPr>
        <w:t>sexuelle</w:t>
      </w:r>
      <w:r>
        <w:rPr>
          <w:spacing w:val="-3"/>
          <w:w w:val="85"/>
        </w:rPr>
        <w:t xml:space="preserve"> </w:t>
      </w:r>
      <w:r>
        <w:rPr>
          <w:w w:val="85"/>
        </w:rPr>
        <w:t>:</w:t>
      </w:r>
      <w:r>
        <w:rPr>
          <w:spacing w:val="-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6"/>
          <w:w w:val="85"/>
        </w:rPr>
        <w:t xml:space="preserve"> </w:t>
      </w:r>
      <w:r>
        <w:rPr>
          <w:w w:val="85"/>
        </w:rPr>
        <w:t>OUI</w:t>
      </w:r>
      <w:r>
        <w:rPr>
          <w:spacing w:val="-3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3"/>
          <w:w w:val="85"/>
        </w:rPr>
        <w:t xml:space="preserve"> </w:t>
      </w:r>
      <w:r>
        <w:rPr>
          <w:w w:val="85"/>
        </w:rPr>
        <w:t>NON</w:t>
      </w:r>
      <w:r>
        <w:rPr>
          <w:spacing w:val="-3"/>
          <w:w w:val="85"/>
        </w:rPr>
        <w:t xml:space="preserve"> </w:t>
      </w:r>
      <w:r>
        <w:rPr>
          <w:w w:val="85"/>
        </w:rPr>
        <w:t>;</w:t>
      </w:r>
    </w:p>
    <w:p w14:paraId="022DEA86" w14:textId="77777777" w:rsidR="008B767B" w:rsidRDefault="008B767B">
      <w:pPr>
        <w:rPr>
          <w:rFonts w:ascii="Times New Roman" w:hAnsi="Times New Roman"/>
        </w:rPr>
        <w:sectPr w:rsidR="008B767B">
          <w:pgSz w:w="11920" w:h="16840"/>
          <w:pgMar w:top="680" w:right="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4040"/>
        <w:gridCol w:w="3620"/>
        <w:gridCol w:w="2500"/>
      </w:tblGrid>
      <w:tr w:rsidR="008B767B" w14:paraId="56DB3930" w14:textId="77777777">
        <w:trPr>
          <w:trHeight w:val="430"/>
        </w:trPr>
        <w:tc>
          <w:tcPr>
            <w:tcW w:w="840" w:type="dxa"/>
            <w:vMerge w:val="restart"/>
          </w:tcPr>
          <w:p w14:paraId="368ACE81" w14:textId="77777777" w:rsidR="008B767B" w:rsidRDefault="008B767B">
            <w:pPr>
              <w:pStyle w:val="TableParagraph"/>
              <w:spacing w:before="7"/>
              <w:rPr>
                <w:sz w:val="11"/>
              </w:rPr>
            </w:pPr>
          </w:p>
          <w:p w14:paraId="0620EAB5" w14:textId="77777777" w:rsidR="008B767B" w:rsidRDefault="00E13715">
            <w:pPr>
              <w:pStyle w:val="TableParagraph"/>
              <w:ind w:left="131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7273E10E" wp14:editId="628DD2B1">
                  <wp:extent cx="418642" cy="523303"/>
                  <wp:effectExtent l="0" t="0" r="0" b="0"/>
                  <wp:docPr id="15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42" cy="52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0" w:type="dxa"/>
            <w:gridSpan w:val="2"/>
            <w:vMerge w:val="restart"/>
          </w:tcPr>
          <w:p w14:paraId="37D8E2F1" w14:textId="77777777" w:rsidR="008B767B" w:rsidRDefault="00E13715">
            <w:pPr>
              <w:pStyle w:val="TableParagraph"/>
              <w:spacing w:before="110"/>
              <w:ind w:left="1192" w:right="118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0"/>
                <w:sz w:val="32"/>
              </w:rPr>
              <w:t>Dty_Protocole_Type_RIPH3_ou_RHLJ</w:t>
            </w:r>
          </w:p>
        </w:tc>
        <w:tc>
          <w:tcPr>
            <w:tcW w:w="2500" w:type="dxa"/>
          </w:tcPr>
          <w:p w14:paraId="16871271" w14:textId="77777777" w:rsidR="008B767B" w:rsidRDefault="00E13715">
            <w:pPr>
              <w:pStyle w:val="TableParagraph"/>
              <w:spacing w:before="107"/>
              <w:ind w:left="2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Codification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DTY059</w:t>
            </w:r>
          </w:p>
        </w:tc>
      </w:tr>
      <w:tr w:rsidR="008B767B" w14:paraId="14BC275A" w14:textId="77777777">
        <w:trPr>
          <w:trHeight w:val="649"/>
        </w:trPr>
        <w:tc>
          <w:tcPr>
            <w:tcW w:w="840" w:type="dxa"/>
            <w:vMerge/>
            <w:tcBorders>
              <w:top w:val="nil"/>
            </w:tcBorders>
          </w:tcPr>
          <w:p w14:paraId="332DD2DC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7FFF1563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</w:tcPr>
          <w:p w14:paraId="77E48480" w14:textId="77777777" w:rsidR="008B767B" w:rsidRDefault="00E13715">
            <w:pPr>
              <w:pStyle w:val="TableParagraph"/>
              <w:spacing w:before="112"/>
              <w:ind w:left="5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Version</w:t>
            </w:r>
            <w:r>
              <w:rPr>
                <w:w w:val="80"/>
                <w:sz w:val="20"/>
              </w:rPr>
              <w:t xml:space="preserve"> : </w:t>
            </w:r>
            <w:r>
              <w:rPr>
                <w:w w:val="80"/>
                <w:sz w:val="20"/>
                <w:shd w:val="clear" w:color="auto" w:fill="D9D9D9"/>
              </w:rPr>
              <w:t>V3</w:t>
            </w:r>
          </w:p>
        </w:tc>
      </w:tr>
      <w:tr w:rsidR="008B767B" w14:paraId="6EA388BB" w14:textId="77777777">
        <w:trPr>
          <w:trHeight w:val="430"/>
        </w:trPr>
        <w:tc>
          <w:tcPr>
            <w:tcW w:w="4880" w:type="dxa"/>
            <w:gridSpan w:val="2"/>
          </w:tcPr>
          <w:p w14:paraId="113E5D1F" w14:textId="77777777" w:rsidR="008B767B" w:rsidRDefault="00E13715">
            <w:pPr>
              <w:pStyle w:val="TableParagraph"/>
              <w:spacing w:before="107"/>
              <w:ind w:left="23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Emetteur</w:t>
            </w:r>
            <w:r>
              <w:rPr>
                <w:spacing w:val="3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:</w:t>
            </w:r>
            <w:r>
              <w:rPr>
                <w:spacing w:val="4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D-DR</w:t>
            </w:r>
            <w:r>
              <w:rPr>
                <w:w w:val="80"/>
                <w:sz w:val="20"/>
              </w:rPr>
              <w:t>I</w:t>
            </w:r>
          </w:p>
        </w:tc>
        <w:tc>
          <w:tcPr>
            <w:tcW w:w="3620" w:type="dxa"/>
          </w:tcPr>
          <w:p w14:paraId="2087354C" w14:textId="77777777" w:rsidR="008B767B" w:rsidRDefault="00E13715">
            <w:pPr>
              <w:pStyle w:val="TableParagraph"/>
              <w:spacing w:before="107"/>
              <w:ind w:left="308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Date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d’approbation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16/08/2022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00:00:00</w:t>
            </w:r>
          </w:p>
        </w:tc>
        <w:tc>
          <w:tcPr>
            <w:tcW w:w="2500" w:type="dxa"/>
          </w:tcPr>
          <w:p w14:paraId="7E145F93" w14:textId="77777777" w:rsidR="008B767B" w:rsidRDefault="00E13715">
            <w:pPr>
              <w:pStyle w:val="TableParagraph"/>
              <w:spacing w:before="107"/>
              <w:ind w:left="661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Pages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8/12</w:t>
            </w:r>
          </w:p>
        </w:tc>
      </w:tr>
    </w:tbl>
    <w:p w14:paraId="12C1515E" w14:textId="77777777" w:rsidR="008B767B" w:rsidRDefault="008B767B">
      <w:pPr>
        <w:pStyle w:val="Corpsdetexte"/>
        <w:spacing w:before="8"/>
        <w:rPr>
          <w:sz w:val="17"/>
        </w:rPr>
      </w:pPr>
    </w:p>
    <w:p w14:paraId="1D5B3820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6"/>
        <w:ind w:left="819"/>
        <w:rPr>
          <w:rFonts w:ascii="Times New Roman" w:hAnsi="Times New Roman"/>
        </w:rPr>
      </w:pPr>
      <w:r>
        <w:rPr>
          <w:w w:val="85"/>
        </w:rPr>
        <w:t>Statut</w:t>
      </w:r>
      <w:r>
        <w:rPr>
          <w:spacing w:val="-2"/>
          <w:w w:val="85"/>
        </w:rPr>
        <w:t xml:space="preserve"> </w:t>
      </w:r>
      <w:r>
        <w:rPr>
          <w:w w:val="85"/>
        </w:rPr>
        <w:t>vital</w:t>
      </w:r>
      <w:r>
        <w:rPr>
          <w:spacing w:val="-2"/>
          <w:w w:val="85"/>
        </w:rPr>
        <w:t xml:space="preserve"> </w:t>
      </w:r>
      <w:r>
        <w:rPr>
          <w:w w:val="85"/>
        </w:rPr>
        <w:t>:</w:t>
      </w:r>
      <w:r>
        <w:rPr>
          <w:spacing w:val="-2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8"/>
          <w:w w:val="85"/>
        </w:rPr>
        <w:t xml:space="preserve"> </w:t>
      </w:r>
      <w:r>
        <w:rPr>
          <w:w w:val="85"/>
        </w:rPr>
        <w:t>OUI</w:t>
      </w:r>
      <w:r>
        <w:rPr>
          <w:spacing w:val="-2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2"/>
          <w:w w:val="85"/>
        </w:rPr>
        <w:t xml:space="preserve"> </w:t>
      </w:r>
      <w:r>
        <w:rPr>
          <w:w w:val="85"/>
        </w:rPr>
        <w:t>NON</w:t>
      </w:r>
    </w:p>
    <w:p w14:paraId="4F84E736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60"/>
        <w:ind w:left="819"/>
        <w:rPr>
          <w:rFonts w:ascii="Times New Roman" w:hAnsi="Times New Roman"/>
        </w:rPr>
      </w:pPr>
      <w:r>
        <w:rPr>
          <w:w w:val="80"/>
        </w:rPr>
        <w:t>Montant</w:t>
      </w:r>
      <w:r>
        <w:rPr>
          <w:spacing w:val="17"/>
          <w:w w:val="80"/>
        </w:rPr>
        <w:t xml:space="preserve"> </w:t>
      </w:r>
      <w:r>
        <w:rPr>
          <w:w w:val="80"/>
        </w:rPr>
        <w:t>annuel</w:t>
      </w:r>
      <w:r>
        <w:rPr>
          <w:spacing w:val="17"/>
          <w:w w:val="80"/>
        </w:rPr>
        <w:t xml:space="preserve"> </w:t>
      </w:r>
      <w:r>
        <w:rPr>
          <w:w w:val="80"/>
        </w:rPr>
        <w:t>des</w:t>
      </w:r>
      <w:r>
        <w:rPr>
          <w:spacing w:val="17"/>
          <w:w w:val="80"/>
        </w:rPr>
        <w:t xml:space="preserve"> </w:t>
      </w:r>
      <w:r>
        <w:rPr>
          <w:w w:val="80"/>
        </w:rPr>
        <w:t>indemnités</w:t>
      </w:r>
      <w:r>
        <w:rPr>
          <w:spacing w:val="18"/>
          <w:w w:val="80"/>
        </w:rPr>
        <w:t xml:space="preserve"> </w:t>
      </w:r>
      <w:r>
        <w:rPr>
          <w:w w:val="80"/>
        </w:rPr>
        <w:t>perçues</w:t>
      </w:r>
      <w:r>
        <w:rPr>
          <w:spacing w:val="17"/>
          <w:w w:val="80"/>
        </w:rPr>
        <w:t xml:space="preserve"> </w:t>
      </w:r>
      <w:r>
        <w:rPr>
          <w:w w:val="80"/>
        </w:rPr>
        <w:t>:</w:t>
      </w:r>
      <w:r>
        <w:rPr>
          <w:spacing w:val="17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3"/>
          <w:w w:val="80"/>
        </w:rPr>
        <w:t xml:space="preserve"> </w:t>
      </w:r>
      <w:r>
        <w:rPr>
          <w:w w:val="80"/>
        </w:rPr>
        <w:t>OUI</w:t>
      </w:r>
      <w:r>
        <w:rPr>
          <w:spacing w:val="17"/>
          <w:w w:val="80"/>
        </w:rPr>
        <w:t xml:space="preserve"> </w:t>
      </w:r>
      <w:r>
        <w:rPr>
          <w:rFonts w:ascii="Microsoft YaHei" w:hAnsi="Microsoft YaHei"/>
          <w:w w:val="80"/>
        </w:rPr>
        <w:t>X</w:t>
      </w:r>
      <w:r>
        <w:rPr>
          <w:rFonts w:ascii="Microsoft YaHei" w:hAnsi="Microsoft YaHei"/>
          <w:spacing w:val="18"/>
          <w:w w:val="80"/>
        </w:rPr>
        <w:t xml:space="preserve"> </w:t>
      </w:r>
      <w:r>
        <w:rPr>
          <w:w w:val="80"/>
        </w:rPr>
        <w:t>NON</w:t>
      </w:r>
    </w:p>
    <w:p w14:paraId="38A6D650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154"/>
        <w:ind w:left="819"/>
        <w:rPr>
          <w:rFonts w:ascii="Times New Roman" w:hAnsi="Times New Roman"/>
        </w:rPr>
      </w:pPr>
      <w:r>
        <w:rPr>
          <w:w w:val="80"/>
        </w:rPr>
        <w:t>Echelle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qualité</w:t>
      </w:r>
      <w:r>
        <w:rPr>
          <w:spacing w:val="13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vie</w:t>
      </w:r>
      <w:r>
        <w:rPr>
          <w:spacing w:val="13"/>
          <w:w w:val="80"/>
        </w:rPr>
        <w:t xml:space="preserve"> </w:t>
      </w:r>
      <w:r>
        <w:rPr>
          <w:w w:val="80"/>
        </w:rPr>
        <w:t>ou</w:t>
      </w:r>
      <w:r>
        <w:rPr>
          <w:spacing w:val="13"/>
          <w:w w:val="80"/>
        </w:rPr>
        <w:t xml:space="preserve"> </w:t>
      </w:r>
      <w:r>
        <w:rPr>
          <w:w w:val="80"/>
        </w:rPr>
        <w:t>autre</w:t>
      </w:r>
      <w:r>
        <w:rPr>
          <w:spacing w:val="12"/>
          <w:w w:val="80"/>
        </w:rPr>
        <w:t xml:space="preserve"> </w:t>
      </w:r>
      <w:r>
        <w:rPr>
          <w:w w:val="80"/>
        </w:rPr>
        <w:t>information</w:t>
      </w:r>
      <w:r>
        <w:rPr>
          <w:spacing w:val="13"/>
          <w:w w:val="80"/>
        </w:rPr>
        <w:t xml:space="preserve"> </w:t>
      </w:r>
      <w:r>
        <w:rPr>
          <w:w w:val="80"/>
        </w:rPr>
        <w:t>sur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qualité</w:t>
      </w:r>
      <w:r>
        <w:rPr>
          <w:spacing w:val="13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vie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3"/>
          <w:w w:val="80"/>
        </w:rPr>
        <w:t xml:space="preserve"> </w:t>
      </w:r>
      <w:r>
        <w:rPr>
          <w:w w:val="80"/>
        </w:rPr>
        <w:t>personne</w:t>
      </w:r>
      <w:r>
        <w:rPr>
          <w:spacing w:val="12"/>
          <w:w w:val="80"/>
        </w:rPr>
        <w:t xml:space="preserve"> </w:t>
      </w:r>
      <w:r>
        <w:rPr>
          <w:w w:val="80"/>
        </w:rPr>
        <w:t>:</w:t>
      </w:r>
      <w:r>
        <w:rPr>
          <w:spacing w:val="13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26"/>
          <w:w w:val="80"/>
        </w:rPr>
        <w:t xml:space="preserve"> </w:t>
      </w:r>
      <w:r>
        <w:rPr>
          <w:w w:val="80"/>
        </w:rPr>
        <w:t>OUI</w:t>
      </w:r>
      <w:r>
        <w:rPr>
          <w:spacing w:val="13"/>
          <w:w w:val="80"/>
        </w:rPr>
        <w:t xml:space="preserve"> </w:t>
      </w:r>
      <w:r>
        <w:rPr>
          <w:rFonts w:ascii="Microsoft YaHei" w:hAnsi="Microsoft YaHei"/>
          <w:w w:val="80"/>
        </w:rPr>
        <w:t>X</w:t>
      </w:r>
      <w:r>
        <w:rPr>
          <w:rFonts w:ascii="Microsoft YaHei" w:hAnsi="Microsoft YaHei"/>
          <w:spacing w:val="13"/>
          <w:w w:val="80"/>
        </w:rPr>
        <w:t xml:space="preserve"> </w:t>
      </w:r>
      <w:r>
        <w:rPr>
          <w:w w:val="80"/>
        </w:rPr>
        <w:t>NON</w:t>
      </w:r>
    </w:p>
    <w:p w14:paraId="737890C7" w14:textId="77777777" w:rsidR="008B767B" w:rsidRDefault="008B767B">
      <w:pPr>
        <w:pStyle w:val="Corpsdetexte"/>
        <w:rPr>
          <w:sz w:val="26"/>
        </w:rPr>
      </w:pPr>
    </w:p>
    <w:p w14:paraId="73571AB3" w14:textId="77777777" w:rsidR="008B767B" w:rsidRDefault="008B767B">
      <w:pPr>
        <w:pStyle w:val="Corpsdetexte"/>
        <w:spacing w:before="3"/>
        <w:rPr>
          <w:sz w:val="35"/>
        </w:rPr>
      </w:pPr>
    </w:p>
    <w:p w14:paraId="6FA84155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0"/>
        <w:ind w:left="819"/>
        <w:rPr>
          <w:rFonts w:ascii="Times New Roman" w:hAnsi="Times New Roman"/>
          <w:color w:val="FF0000"/>
        </w:rPr>
      </w:pPr>
      <w:r>
        <w:rPr>
          <w:w w:val="80"/>
        </w:rPr>
        <w:t>Remboursement</w:t>
      </w:r>
      <w:r>
        <w:rPr>
          <w:spacing w:val="15"/>
          <w:w w:val="80"/>
        </w:rPr>
        <w:t xml:space="preserve"> </w:t>
      </w:r>
      <w:r>
        <w:rPr>
          <w:w w:val="80"/>
        </w:rPr>
        <w:t>des</w:t>
      </w:r>
      <w:r>
        <w:rPr>
          <w:spacing w:val="16"/>
          <w:w w:val="80"/>
        </w:rPr>
        <w:t xml:space="preserve"> </w:t>
      </w:r>
      <w:r>
        <w:rPr>
          <w:w w:val="80"/>
        </w:rPr>
        <w:t>frais</w:t>
      </w:r>
      <w:r>
        <w:rPr>
          <w:spacing w:val="16"/>
          <w:w w:val="80"/>
        </w:rPr>
        <w:t xml:space="preserve"> </w:t>
      </w:r>
      <w:r>
        <w:rPr>
          <w:w w:val="80"/>
        </w:rPr>
        <w:t>engagés</w:t>
      </w:r>
      <w:r>
        <w:rPr>
          <w:spacing w:val="15"/>
          <w:w w:val="80"/>
        </w:rPr>
        <w:t xml:space="preserve"> </w:t>
      </w:r>
      <w:r>
        <w:rPr>
          <w:w w:val="80"/>
        </w:rPr>
        <w:t>par</w:t>
      </w:r>
      <w:r>
        <w:rPr>
          <w:spacing w:val="16"/>
          <w:w w:val="80"/>
        </w:rPr>
        <w:t xml:space="preserve"> </w:t>
      </w:r>
      <w:r>
        <w:rPr>
          <w:w w:val="80"/>
        </w:rPr>
        <w:t>la</w:t>
      </w:r>
      <w:r>
        <w:rPr>
          <w:spacing w:val="16"/>
          <w:w w:val="80"/>
        </w:rPr>
        <w:t xml:space="preserve"> </w:t>
      </w:r>
      <w:r>
        <w:rPr>
          <w:w w:val="80"/>
        </w:rPr>
        <w:t>personne</w:t>
      </w:r>
      <w:r>
        <w:rPr>
          <w:spacing w:val="15"/>
          <w:w w:val="80"/>
        </w:rPr>
        <w:t xml:space="preserve"> </w:t>
      </w:r>
      <w:r>
        <w:rPr>
          <w:w w:val="80"/>
        </w:rPr>
        <w:t>concernée,</w:t>
      </w:r>
      <w:r>
        <w:rPr>
          <w:spacing w:val="16"/>
          <w:w w:val="80"/>
        </w:rPr>
        <w:t xml:space="preserve"> </w:t>
      </w:r>
      <w:r>
        <w:rPr>
          <w:w w:val="80"/>
        </w:rPr>
        <w:t>liés</w:t>
      </w:r>
      <w:r>
        <w:rPr>
          <w:spacing w:val="16"/>
          <w:w w:val="80"/>
        </w:rPr>
        <w:t xml:space="preserve"> </w:t>
      </w:r>
      <w:r>
        <w:rPr>
          <w:w w:val="80"/>
        </w:rPr>
        <w:t>à</w:t>
      </w:r>
      <w:r>
        <w:rPr>
          <w:spacing w:val="15"/>
          <w:w w:val="80"/>
        </w:rPr>
        <w:t xml:space="preserve"> </w:t>
      </w:r>
      <w:r>
        <w:rPr>
          <w:w w:val="80"/>
        </w:rPr>
        <w:t>la</w:t>
      </w:r>
      <w:r>
        <w:rPr>
          <w:spacing w:val="16"/>
          <w:w w:val="80"/>
        </w:rPr>
        <w:t xml:space="preserve"> </w:t>
      </w:r>
      <w:r>
        <w:rPr>
          <w:w w:val="80"/>
        </w:rPr>
        <w:t>recherche</w:t>
      </w:r>
      <w:r>
        <w:rPr>
          <w:spacing w:val="16"/>
          <w:w w:val="80"/>
        </w:rPr>
        <w:t xml:space="preserve"> </w:t>
      </w:r>
      <w:r>
        <w:rPr>
          <w:w w:val="80"/>
        </w:rPr>
        <w:t>:</w:t>
      </w:r>
      <w:r>
        <w:rPr>
          <w:spacing w:val="15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0"/>
          <w:w w:val="80"/>
        </w:rPr>
        <w:t xml:space="preserve"> </w:t>
      </w:r>
      <w:r>
        <w:rPr>
          <w:w w:val="80"/>
        </w:rPr>
        <w:t>OUI</w:t>
      </w:r>
      <w:r>
        <w:rPr>
          <w:spacing w:val="16"/>
          <w:w w:val="80"/>
        </w:rPr>
        <w:t xml:space="preserve"> </w:t>
      </w:r>
      <w:r>
        <w:rPr>
          <w:rFonts w:ascii="Microsoft YaHei" w:hAnsi="Microsoft YaHei"/>
          <w:w w:val="80"/>
        </w:rPr>
        <w:t>X</w:t>
      </w:r>
      <w:r>
        <w:rPr>
          <w:rFonts w:ascii="Microsoft YaHei" w:hAnsi="Microsoft YaHei"/>
          <w:spacing w:val="16"/>
          <w:w w:val="80"/>
        </w:rPr>
        <w:t xml:space="preserve"> </w:t>
      </w:r>
      <w:r>
        <w:rPr>
          <w:w w:val="80"/>
        </w:rPr>
        <w:t>NON</w:t>
      </w:r>
    </w:p>
    <w:p w14:paraId="24DF40E8" w14:textId="77777777" w:rsidR="008B767B" w:rsidRDefault="008B767B">
      <w:pPr>
        <w:pStyle w:val="Corpsdetexte"/>
        <w:rPr>
          <w:sz w:val="26"/>
        </w:rPr>
      </w:pPr>
    </w:p>
    <w:p w14:paraId="23C9D4D5" w14:textId="77777777" w:rsidR="008B767B" w:rsidRDefault="008B767B">
      <w:pPr>
        <w:pStyle w:val="Corpsdetexte"/>
        <w:spacing w:before="3"/>
        <w:rPr>
          <w:sz w:val="35"/>
        </w:rPr>
      </w:pPr>
    </w:p>
    <w:p w14:paraId="10F6ACF9" w14:textId="77777777" w:rsidR="008B767B" w:rsidRDefault="00E13715">
      <w:pPr>
        <w:pStyle w:val="Paragraphedeliste"/>
        <w:numPr>
          <w:ilvl w:val="0"/>
          <w:numId w:val="7"/>
        </w:numPr>
        <w:tabs>
          <w:tab w:val="left" w:pos="820"/>
        </w:tabs>
        <w:spacing w:before="0"/>
        <w:ind w:left="819"/>
        <w:rPr>
          <w:rFonts w:ascii="Times New Roman" w:hAnsi="Times New Roman"/>
        </w:rPr>
      </w:pPr>
      <w:r>
        <w:rPr>
          <w:w w:val="85"/>
        </w:rPr>
        <w:t>Autres</w:t>
      </w:r>
      <w:r>
        <w:rPr>
          <w:spacing w:val="-4"/>
          <w:w w:val="85"/>
        </w:rPr>
        <w:t xml:space="preserve"> </w:t>
      </w:r>
      <w:r>
        <w:rPr>
          <w:w w:val="85"/>
        </w:rPr>
        <w:t>données</w:t>
      </w:r>
      <w:r>
        <w:rPr>
          <w:spacing w:val="-4"/>
          <w:w w:val="85"/>
        </w:rPr>
        <w:t xml:space="preserve"> </w:t>
      </w:r>
      <w:r>
        <w:rPr>
          <w:w w:val="85"/>
        </w:rPr>
        <w:t>:</w:t>
      </w:r>
      <w:r>
        <w:rPr>
          <w:spacing w:val="-4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6"/>
          <w:w w:val="85"/>
        </w:rPr>
        <w:t xml:space="preserve"> </w:t>
      </w:r>
      <w:r>
        <w:rPr>
          <w:w w:val="85"/>
        </w:rPr>
        <w:t>OUI</w:t>
      </w:r>
      <w:r>
        <w:rPr>
          <w:spacing w:val="-4"/>
          <w:w w:val="85"/>
        </w:rPr>
        <w:t xml:space="preserve"> </w:t>
      </w:r>
      <w:r>
        <w:rPr>
          <w:rFonts w:ascii="Microsoft YaHei" w:hAnsi="Microsoft YaHei"/>
          <w:w w:val="85"/>
        </w:rPr>
        <w:t>X</w:t>
      </w:r>
      <w:r>
        <w:rPr>
          <w:rFonts w:ascii="Microsoft YaHei" w:hAnsi="Microsoft YaHei"/>
          <w:spacing w:val="-4"/>
          <w:w w:val="85"/>
        </w:rPr>
        <w:t xml:space="preserve"> </w:t>
      </w:r>
      <w:r>
        <w:rPr>
          <w:w w:val="85"/>
        </w:rPr>
        <w:t>NON</w:t>
      </w:r>
    </w:p>
    <w:p w14:paraId="62568BC5" w14:textId="77777777" w:rsidR="008B767B" w:rsidRDefault="008B767B">
      <w:pPr>
        <w:pStyle w:val="Corpsdetexte"/>
        <w:rPr>
          <w:sz w:val="26"/>
        </w:rPr>
      </w:pPr>
    </w:p>
    <w:p w14:paraId="2D3CF110" w14:textId="77777777" w:rsidR="008B767B" w:rsidRDefault="00E13715">
      <w:pPr>
        <w:pStyle w:val="Titre3"/>
        <w:spacing w:before="207"/>
        <w:ind w:left="256"/>
      </w:pPr>
      <w:r>
        <w:rPr>
          <w:w w:val="80"/>
        </w:rPr>
        <w:t>Leur(s)</w:t>
      </w:r>
      <w:r>
        <w:rPr>
          <w:spacing w:val="13"/>
          <w:w w:val="80"/>
        </w:rPr>
        <w:t xml:space="preserve"> </w:t>
      </w:r>
      <w:r>
        <w:rPr>
          <w:w w:val="80"/>
        </w:rPr>
        <w:t>source(s)</w:t>
      </w:r>
      <w:r>
        <w:rPr>
          <w:spacing w:val="13"/>
          <w:w w:val="80"/>
        </w:rPr>
        <w:t xml:space="preserve"> </w:t>
      </w:r>
      <w:r>
        <w:rPr>
          <w:w w:val="80"/>
        </w:rPr>
        <w:t>:</w:t>
      </w:r>
    </w:p>
    <w:p w14:paraId="15F8CD41" w14:textId="77777777" w:rsidR="008B767B" w:rsidRDefault="00E13715">
      <w:pPr>
        <w:pStyle w:val="Corpsdetexte"/>
        <w:spacing w:before="10"/>
        <w:ind w:left="256"/>
      </w:pPr>
      <w:r>
        <w:rPr>
          <w:w w:val="80"/>
        </w:rPr>
        <w:t>Données</w:t>
      </w:r>
      <w:r>
        <w:rPr>
          <w:spacing w:val="17"/>
          <w:w w:val="80"/>
        </w:rPr>
        <w:t xml:space="preserve"> </w:t>
      </w:r>
      <w:r>
        <w:rPr>
          <w:w w:val="80"/>
        </w:rPr>
        <w:t>recueillies</w:t>
      </w:r>
      <w:r>
        <w:rPr>
          <w:spacing w:val="18"/>
          <w:w w:val="80"/>
        </w:rPr>
        <w:t xml:space="preserve"> </w:t>
      </w:r>
      <w:r>
        <w:rPr>
          <w:w w:val="80"/>
        </w:rPr>
        <w:t>directement</w:t>
      </w:r>
      <w:r>
        <w:rPr>
          <w:spacing w:val="18"/>
          <w:w w:val="80"/>
        </w:rPr>
        <w:t xml:space="preserve"> </w:t>
      </w:r>
      <w:r>
        <w:rPr>
          <w:w w:val="80"/>
        </w:rPr>
        <w:t>auprès</w:t>
      </w:r>
      <w:r>
        <w:rPr>
          <w:spacing w:val="18"/>
          <w:w w:val="80"/>
        </w:rPr>
        <w:t xml:space="preserve"> </w:t>
      </w:r>
      <w:r>
        <w:rPr>
          <w:w w:val="80"/>
        </w:rPr>
        <w:t>des</w:t>
      </w:r>
      <w:r>
        <w:rPr>
          <w:spacing w:val="18"/>
          <w:w w:val="80"/>
        </w:rPr>
        <w:t xml:space="preserve"> </w:t>
      </w:r>
      <w:r>
        <w:rPr>
          <w:w w:val="80"/>
        </w:rPr>
        <w:t>patients</w:t>
      </w:r>
      <w:r>
        <w:rPr>
          <w:spacing w:val="18"/>
          <w:w w:val="80"/>
        </w:rPr>
        <w:t xml:space="preserve"> </w:t>
      </w:r>
      <w:r>
        <w:rPr>
          <w:w w:val="80"/>
        </w:rPr>
        <w:t>en</w:t>
      </w:r>
      <w:r>
        <w:rPr>
          <w:spacing w:val="18"/>
          <w:w w:val="80"/>
        </w:rPr>
        <w:t xml:space="preserve"> </w:t>
      </w:r>
      <w:r>
        <w:rPr>
          <w:w w:val="80"/>
        </w:rPr>
        <w:t>consultation</w:t>
      </w:r>
    </w:p>
    <w:p w14:paraId="04E6F34F" w14:textId="77777777" w:rsidR="008B767B" w:rsidRDefault="008B767B">
      <w:pPr>
        <w:pStyle w:val="Corpsdetexte"/>
        <w:spacing w:before="11"/>
        <w:rPr>
          <w:sz w:val="24"/>
        </w:rPr>
      </w:pPr>
    </w:p>
    <w:p w14:paraId="2B10D61F" w14:textId="77777777" w:rsidR="008B767B" w:rsidRDefault="00E13715">
      <w:pPr>
        <w:pStyle w:val="Titre2"/>
        <w:ind w:left="256"/>
      </w:pPr>
      <w:r>
        <w:rPr>
          <w:w w:val="80"/>
        </w:rPr>
        <w:t>RECUEIL</w:t>
      </w:r>
      <w:r>
        <w:rPr>
          <w:spacing w:val="16"/>
          <w:w w:val="80"/>
        </w:rPr>
        <w:t xml:space="preserve"> </w:t>
      </w:r>
      <w:r>
        <w:rPr>
          <w:w w:val="80"/>
        </w:rPr>
        <w:t>DES</w:t>
      </w:r>
      <w:r>
        <w:rPr>
          <w:spacing w:val="17"/>
          <w:w w:val="80"/>
        </w:rPr>
        <w:t xml:space="preserve"> </w:t>
      </w:r>
      <w:r>
        <w:rPr>
          <w:w w:val="80"/>
        </w:rPr>
        <w:t>DONNEES</w:t>
      </w:r>
    </w:p>
    <w:p w14:paraId="3FF3347C" w14:textId="77777777" w:rsidR="008B767B" w:rsidRDefault="00E13715">
      <w:pPr>
        <w:pStyle w:val="Titre3"/>
        <w:spacing w:before="9"/>
        <w:ind w:left="256"/>
      </w:pPr>
      <w:r>
        <w:rPr>
          <w:w w:val="80"/>
        </w:rPr>
        <w:t>Mode</w:t>
      </w:r>
      <w:r>
        <w:rPr>
          <w:spacing w:val="9"/>
          <w:w w:val="80"/>
        </w:rPr>
        <w:t xml:space="preserve"> </w:t>
      </w:r>
      <w:r>
        <w:rPr>
          <w:w w:val="80"/>
        </w:rPr>
        <w:t>de</w:t>
      </w:r>
      <w:r>
        <w:rPr>
          <w:spacing w:val="9"/>
          <w:w w:val="80"/>
        </w:rPr>
        <w:t xml:space="preserve"> </w:t>
      </w:r>
      <w:r>
        <w:rPr>
          <w:w w:val="80"/>
        </w:rPr>
        <w:t>recueil</w:t>
      </w:r>
      <w:r>
        <w:rPr>
          <w:spacing w:val="9"/>
          <w:w w:val="80"/>
        </w:rPr>
        <w:t xml:space="preserve"> </w:t>
      </w:r>
      <w:r>
        <w:rPr>
          <w:w w:val="80"/>
        </w:rPr>
        <w:t>:</w:t>
      </w:r>
    </w:p>
    <w:p w14:paraId="70314EFD" w14:textId="77777777" w:rsidR="008B767B" w:rsidRDefault="00E13715">
      <w:pPr>
        <w:pStyle w:val="Paragraphedeliste"/>
        <w:numPr>
          <w:ilvl w:val="0"/>
          <w:numId w:val="6"/>
        </w:numPr>
        <w:tabs>
          <w:tab w:val="left" w:pos="473"/>
        </w:tabs>
        <w:spacing w:before="29"/>
      </w:pPr>
      <w:r>
        <w:rPr>
          <w:w w:val="80"/>
          <w:u w:val="thick"/>
        </w:rPr>
        <w:t>Table</w:t>
      </w:r>
      <w:r>
        <w:rPr>
          <w:spacing w:val="15"/>
          <w:w w:val="80"/>
          <w:u w:val="thick"/>
        </w:rPr>
        <w:t xml:space="preserve"> </w:t>
      </w:r>
      <w:r>
        <w:rPr>
          <w:w w:val="80"/>
          <w:u w:val="thick"/>
        </w:rPr>
        <w:t>de</w:t>
      </w:r>
      <w:r>
        <w:rPr>
          <w:spacing w:val="15"/>
          <w:w w:val="80"/>
          <w:u w:val="thick"/>
        </w:rPr>
        <w:t xml:space="preserve"> </w:t>
      </w:r>
      <w:r>
        <w:rPr>
          <w:w w:val="80"/>
          <w:u w:val="thick"/>
        </w:rPr>
        <w:t>correspondance</w:t>
      </w:r>
      <w:r>
        <w:rPr>
          <w:spacing w:val="16"/>
          <w:w w:val="80"/>
        </w:rPr>
        <w:t xml:space="preserve"> </w:t>
      </w:r>
      <w:r>
        <w:rPr>
          <w:w w:val="80"/>
        </w:rPr>
        <w:t>:</w:t>
      </w:r>
      <w:r>
        <w:rPr>
          <w:spacing w:val="15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0"/>
          <w:w w:val="80"/>
        </w:rPr>
        <w:t xml:space="preserve"> </w:t>
      </w:r>
      <w:r>
        <w:rPr>
          <w:w w:val="80"/>
        </w:rPr>
        <w:t>Papier</w:t>
      </w:r>
      <w:r>
        <w:rPr>
          <w:spacing w:val="15"/>
          <w:w w:val="80"/>
        </w:rPr>
        <w:t xml:space="preserve"> </w:t>
      </w:r>
      <w:r>
        <w:rPr>
          <w:w w:val="80"/>
        </w:rPr>
        <w:t>X</w:t>
      </w:r>
      <w:r>
        <w:rPr>
          <w:spacing w:val="16"/>
          <w:w w:val="80"/>
        </w:rPr>
        <w:t xml:space="preserve"> </w:t>
      </w:r>
      <w:r>
        <w:rPr>
          <w:w w:val="80"/>
        </w:rPr>
        <w:t>Informatique</w:t>
      </w:r>
    </w:p>
    <w:p w14:paraId="2EB026DD" w14:textId="77777777" w:rsidR="008B767B" w:rsidRDefault="008B767B">
      <w:pPr>
        <w:pStyle w:val="Corpsdetexte"/>
        <w:spacing w:before="1"/>
        <w:rPr>
          <w:sz w:val="30"/>
        </w:rPr>
      </w:pPr>
    </w:p>
    <w:p w14:paraId="36CFB5F1" w14:textId="77777777" w:rsidR="008B767B" w:rsidRDefault="00E13715">
      <w:pPr>
        <w:pStyle w:val="Paragraphedeliste"/>
        <w:numPr>
          <w:ilvl w:val="0"/>
          <w:numId w:val="6"/>
        </w:numPr>
        <w:tabs>
          <w:tab w:val="left" w:pos="458"/>
        </w:tabs>
        <w:spacing w:before="1"/>
        <w:ind w:left="457"/>
      </w:pPr>
      <w:r>
        <w:rPr>
          <w:w w:val="80"/>
          <w:u w:val="thick"/>
        </w:rPr>
        <w:t>Données</w:t>
      </w:r>
      <w:r>
        <w:rPr>
          <w:spacing w:val="20"/>
          <w:w w:val="80"/>
          <w:u w:val="thick"/>
        </w:rPr>
        <w:t xml:space="preserve"> </w:t>
      </w:r>
      <w:r>
        <w:rPr>
          <w:w w:val="80"/>
          <w:u w:val="thick"/>
        </w:rPr>
        <w:t>issues</w:t>
      </w:r>
      <w:r>
        <w:rPr>
          <w:spacing w:val="20"/>
          <w:w w:val="80"/>
          <w:u w:val="thick"/>
        </w:rPr>
        <w:t xml:space="preserve"> </w:t>
      </w:r>
      <w:r>
        <w:rPr>
          <w:w w:val="80"/>
          <w:u w:val="thick"/>
        </w:rPr>
        <w:t>du</w:t>
      </w:r>
      <w:r>
        <w:rPr>
          <w:spacing w:val="20"/>
          <w:w w:val="80"/>
          <w:u w:val="thick"/>
        </w:rPr>
        <w:t xml:space="preserve"> </w:t>
      </w:r>
      <w:r>
        <w:rPr>
          <w:w w:val="80"/>
          <w:u w:val="thick"/>
        </w:rPr>
        <w:t>dossier</w:t>
      </w:r>
      <w:r>
        <w:rPr>
          <w:spacing w:val="20"/>
          <w:w w:val="80"/>
          <w:u w:val="thick"/>
        </w:rPr>
        <w:t xml:space="preserve"> </w:t>
      </w:r>
      <w:r>
        <w:rPr>
          <w:w w:val="80"/>
          <w:u w:val="thick"/>
        </w:rPr>
        <w:t>patient</w:t>
      </w:r>
      <w:r>
        <w:rPr>
          <w:spacing w:val="20"/>
          <w:w w:val="80"/>
          <w:u w:val="thick"/>
        </w:rPr>
        <w:t xml:space="preserve"> </w:t>
      </w:r>
      <w:r>
        <w:rPr>
          <w:w w:val="80"/>
        </w:rPr>
        <w:t>:</w:t>
      </w:r>
      <w:r>
        <w:rPr>
          <w:spacing w:val="20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6"/>
          <w:w w:val="80"/>
        </w:rPr>
        <w:t xml:space="preserve"> </w:t>
      </w:r>
      <w:r>
        <w:rPr>
          <w:w w:val="80"/>
        </w:rPr>
        <w:t>Papier</w:t>
      </w:r>
      <w:r>
        <w:rPr>
          <w:spacing w:val="20"/>
          <w:w w:val="80"/>
        </w:rPr>
        <w:t xml:space="preserve"> </w:t>
      </w:r>
      <w:r>
        <w:rPr>
          <w:w w:val="80"/>
        </w:rPr>
        <w:t>X</w:t>
      </w:r>
      <w:r>
        <w:rPr>
          <w:spacing w:val="20"/>
          <w:w w:val="80"/>
        </w:rPr>
        <w:t xml:space="preserve"> </w:t>
      </w:r>
      <w:r>
        <w:rPr>
          <w:w w:val="80"/>
        </w:rPr>
        <w:t>Informatique</w:t>
      </w:r>
      <w:r>
        <w:rPr>
          <w:spacing w:val="20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w w:val="80"/>
        </w:rPr>
        <w:t>Non</w:t>
      </w:r>
      <w:r>
        <w:rPr>
          <w:spacing w:val="21"/>
          <w:w w:val="80"/>
        </w:rPr>
        <w:t xml:space="preserve"> </w:t>
      </w:r>
      <w:r>
        <w:rPr>
          <w:w w:val="80"/>
        </w:rPr>
        <w:t>applicable</w:t>
      </w:r>
    </w:p>
    <w:p w14:paraId="5983A73B" w14:textId="77777777" w:rsidR="008B767B" w:rsidRDefault="008B767B">
      <w:pPr>
        <w:pStyle w:val="Corpsdetexte"/>
        <w:spacing w:before="2"/>
        <w:rPr>
          <w:sz w:val="30"/>
        </w:rPr>
      </w:pPr>
    </w:p>
    <w:p w14:paraId="2AB3639E" w14:textId="77777777" w:rsidR="008B767B" w:rsidRDefault="00E13715">
      <w:pPr>
        <w:pStyle w:val="Paragraphedeliste"/>
        <w:numPr>
          <w:ilvl w:val="0"/>
          <w:numId w:val="6"/>
        </w:numPr>
        <w:tabs>
          <w:tab w:val="left" w:pos="458"/>
        </w:tabs>
        <w:spacing w:before="1"/>
        <w:ind w:left="457"/>
      </w:pPr>
      <w:r>
        <w:rPr>
          <w:w w:val="80"/>
          <w:u w:val="thick"/>
        </w:rPr>
        <w:t>Données</w:t>
      </w:r>
      <w:r>
        <w:rPr>
          <w:spacing w:val="21"/>
          <w:w w:val="80"/>
          <w:u w:val="thick"/>
        </w:rPr>
        <w:t xml:space="preserve"> </w:t>
      </w:r>
      <w:r>
        <w:rPr>
          <w:w w:val="80"/>
          <w:u w:val="thick"/>
        </w:rPr>
        <w:t>issues</w:t>
      </w:r>
      <w:r>
        <w:rPr>
          <w:spacing w:val="21"/>
          <w:w w:val="80"/>
          <w:u w:val="thick"/>
        </w:rPr>
        <w:t xml:space="preserve"> </w:t>
      </w:r>
      <w:r>
        <w:rPr>
          <w:w w:val="80"/>
          <w:u w:val="thick"/>
        </w:rPr>
        <w:t>d’une</w:t>
      </w:r>
      <w:r>
        <w:rPr>
          <w:spacing w:val="21"/>
          <w:w w:val="80"/>
          <w:u w:val="thick"/>
        </w:rPr>
        <w:t xml:space="preserve"> </w:t>
      </w:r>
      <w:r>
        <w:rPr>
          <w:w w:val="80"/>
          <w:u w:val="thick"/>
        </w:rPr>
        <w:t>base</w:t>
      </w:r>
      <w:r>
        <w:rPr>
          <w:spacing w:val="21"/>
          <w:w w:val="80"/>
          <w:u w:val="thick"/>
        </w:rPr>
        <w:t xml:space="preserve"> </w:t>
      </w:r>
      <w:r>
        <w:rPr>
          <w:w w:val="80"/>
          <w:u w:val="thick"/>
        </w:rPr>
        <w:t>de</w:t>
      </w:r>
      <w:r>
        <w:rPr>
          <w:spacing w:val="21"/>
          <w:w w:val="80"/>
          <w:u w:val="thick"/>
        </w:rPr>
        <w:t xml:space="preserve"> </w:t>
      </w:r>
      <w:r>
        <w:rPr>
          <w:w w:val="80"/>
          <w:u w:val="thick"/>
        </w:rPr>
        <w:t>données</w:t>
      </w:r>
      <w:r>
        <w:rPr>
          <w:spacing w:val="21"/>
          <w:w w:val="80"/>
          <w:u w:val="thick"/>
        </w:rPr>
        <w:t xml:space="preserve"> </w:t>
      </w:r>
      <w:r>
        <w:rPr>
          <w:w w:val="80"/>
          <w:u w:val="thick"/>
        </w:rPr>
        <w:t>existante</w:t>
      </w:r>
      <w:r>
        <w:rPr>
          <w:spacing w:val="21"/>
          <w:w w:val="80"/>
        </w:rPr>
        <w:t xml:space="preserve"> </w:t>
      </w:r>
      <w:r>
        <w:rPr>
          <w:w w:val="80"/>
        </w:rPr>
        <w:t>:</w:t>
      </w:r>
      <w:r>
        <w:rPr>
          <w:spacing w:val="21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7"/>
          <w:w w:val="80"/>
        </w:rPr>
        <w:t xml:space="preserve"> </w:t>
      </w:r>
      <w:r>
        <w:rPr>
          <w:w w:val="80"/>
        </w:rPr>
        <w:t>Papier</w:t>
      </w:r>
      <w:r>
        <w:rPr>
          <w:spacing w:val="21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22"/>
          <w:w w:val="80"/>
        </w:rPr>
        <w:t xml:space="preserve"> </w:t>
      </w:r>
      <w:r>
        <w:rPr>
          <w:w w:val="80"/>
        </w:rPr>
        <w:t>Informatique</w:t>
      </w:r>
      <w:r>
        <w:rPr>
          <w:spacing w:val="21"/>
          <w:w w:val="80"/>
        </w:rPr>
        <w:t xml:space="preserve"> </w:t>
      </w:r>
      <w:proofErr w:type="spellStart"/>
      <w:r>
        <w:rPr>
          <w:w w:val="80"/>
        </w:rPr>
        <w:t>XNon</w:t>
      </w:r>
      <w:proofErr w:type="spellEnd"/>
      <w:r>
        <w:rPr>
          <w:spacing w:val="21"/>
          <w:w w:val="80"/>
        </w:rPr>
        <w:t xml:space="preserve"> </w:t>
      </w:r>
      <w:r>
        <w:rPr>
          <w:w w:val="80"/>
        </w:rPr>
        <w:t>applicable</w:t>
      </w:r>
    </w:p>
    <w:p w14:paraId="3F016E6E" w14:textId="77777777" w:rsidR="008B767B" w:rsidRDefault="00E13715">
      <w:pPr>
        <w:pStyle w:val="Paragraphedeliste"/>
        <w:numPr>
          <w:ilvl w:val="1"/>
          <w:numId w:val="6"/>
        </w:numPr>
        <w:tabs>
          <w:tab w:val="left" w:pos="1582"/>
        </w:tabs>
        <w:spacing w:before="26"/>
      </w:pPr>
      <w:r>
        <w:rPr>
          <w:w w:val="80"/>
        </w:rPr>
        <w:t>Extraction</w:t>
      </w:r>
      <w:r>
        <w:rPr>
          <w:spacing w:val="11"/>
          <w:w w:val="80"/>
        </w:rPr>
        <w:t xml:space="preserve"> </w:t>
      </w:r>
      <w:r>
        <w:rPr>
          <w:w w:val="80"/>
        </w:rPr>
        <w:t>du</w:t>
      </w:r>
      <w:r>
        <w:rPr>
          <w:spacing w:val="11"/>
          <w:w w:val="80"/>
        </w:rPr>
        <w:t xml:space="preserve"> </w:t>
      </w:r>
      <w:r>
        <w:rPr>
          <w:w w:val="80"/>
        </w:rPr>
        <w:t>PMSI/</w:t>
      </w:r>
      <w:r>
        <w:rPr>
          <w:spacing w:val="11"/>
          <w:w w:val="80"/>
        </w:rPr>
        <w:t xml:space="preserve"> </w:t>
      </w:r>
      <w:r>
        <w:rPr>
          <w:w w:val="80"/>
        </w:rPr>
        <w:t>DX</w:t>
      </w:r>
      <w:r>
        <w:rPr>
          <w:spacing w:val="11"/>
          <w:w w:val="80"/>
        </w:rPr>
        <w:t xml:space="preserve"> </w:t>
      </w:r>
      <w:r>
        <w:rPr>
          <w:w w:val="80"/>
        </w:rPr>
        <w:t>care</w:t>
      </w:r>
    </w:p>
    <w:p w14:paraId="34F6371F" w14:textId="77777777" w:rsidR="008B767B" w:rsidRDefault="00E13715">
      <w:pPr>
        <w:pStyle w:val="Paragraphedeliste"/>
        <w:numPr>
          <w:ilvl w:val="1"/>
          <w:numId w:val="6"/>
        </w:numPr>
        <w:tabs>
          <w:tab w:val="left" w:pos="1608"/>
        </w:tabs>
        <w:spacing w:before="50"/>
        <w:ind w:left="1607" w:hanging="287"/>
      </w:pPr>
      <w:r>
        <w:rPr>
          <w:w w:val="80"/>
        </w:rPr>
        <w:t>Extraction</w:t>
      </w:r>
      <w:r>
        <w:rPr>
          <w:spacing w:val="13"/>
          <w:w w:val="80"/>
        </w:rPr>
        <w:t xml:space="preserve"> </w:t>
      </w:r>
      <w:r>
        <w:rPr>
          <w:w w:val="80"/>
        </w:rPr>
        <w:t>d’autres</w:t>
      </w:r>
      <w:r>
        <w:rPr>
          <w:spacing w:val="13"/>
          <w:w w:val="80"/>
        </w:rPr>
        <w:t xml:space="preserve"> </w:t>
      </w:r>
      <w:r>
        <w:rPr>
          <w:w w:val="80"/>
        </w:rPr>
        <w:t>bases</w:t>
      </w:r>
      <w:r>
        <w:rPr>
          <w:spacing w:val="14"/>
          <w:w w:val="80"/>
        </w:rPr>
        <w:t xml:space="preserve"> </w:t>
      </w:r>
      <w:r>
        <w:rPr>
          <w:w w:val="80"/>
        </w:rPr>
        <w:t>:</w:t>
      </w:r>
    </w:p>
    <w:p w14:paraId="64AD6CD6" w14:textId="77777777" w:rsidR="008B767B" w:rsidRDefault="00E13715">
      <w:pPr>
        <w:pStyle w:val="Corpsdetexte"/>
        <w:spacing w:before="48"/>
        <w:ind w:left="2026"/>
      </w:pPr>
      <w:r>
        <w:rPr>
          <w:w w:val="80"/>
        </w:rPr>
        <w:t>Préciser</w:t>
      </w:r>
      <w:r>
        <w:rPr>
          <w:spacing w:val="15"/>
          <w:w w:val="80"/>
        </w:rPr>
        <w:t xml:space="preserve"> </w:t>
      </w:r>
      <w:r>
        <w:rPr>
          <w:w w:val="80"/>
        </w:rPr>
        <w:t>la</w:t>
      </w:r>
      <w:r>
        <w:rPr>
          <w:spacing w:val="15"/>
          <w:w w:val="80"/>
        </w:rPr>
        <w:t xml:space="preserve"> </w:t>
      </w:r>
      <w:r>
        <w:rPr>
          <w:w w:val="80"/>
        </w:rPr>
        <w:t>ou</w:t>
      </w:r>
      <w:r>
        <w:rPr>
          <w:spacing w:val="15"/>
          <w:w w:val="80"/>
        </w:rPr>
        <w:t xml:space="preserve"> </w:t>
      </w:r>
      <w:r>
        <w:rPr>
          <w:w w:val="80"/>
        </w:rPr>
        <w:t>les</w:t>
      </w:r>
      <w:r>
        <w:rPr>
          <w:spacing w:val="16"/>
          <w:w w:val="80"/>
        </w:rPr>
        <w:t xml:space="preserve"> </w:t>
      </w:r>
      <w:r>
        <w:rPr>
          <w:w w:val="80"/>
        </w:rPr>
        <w:t>base(s)</w:t>
      </w:r>
      <w:proofErr w:type="gramStart"/>
      <w:r>
        <w:rPr>
          <w:spacing w:val="15"/>
          <w:w w:val="80"/>
        </w:rPr>
        <w:t xml:space="preserve"> </w:t>
      </w:r>
      <w:r>
        <w:rPr>
          <w:w w:val="80"/>
        </w:rPr>
        <w:t>:…</w:t>
      </w:r>
      <w:proofErr w:type="gramEnd"/>
      <w:r>
        <w:rPr>
          <w:w w:val="80"/>
        </w:rPr>
        <w:t>………………</w:t>
      </w:r>
      <w:proofErr w:type="gramStart"/>
      <w:r>
        <w:rPr>
          <w:w w:val="80"/>
        </w:rPr>
        <w:t>…….</w:t>
      </w:r>
      <w:proofErr w:type="gramEnd"/>
      <w:r>
        <w:rPr>
          <w:w w:val="80"/>
        </w:rPr>
        <w:t>.</w:t>
      </w:r>
    </w:p>
    <w:p w14:paraId="6C354001" w14:textId="77777777" w:rsidR="008B767B" w:rsidRDefault="00E13715">
      <w:pPr>
        <w:pStyle w:val="Corpsdetexte"/>
        <w:spacing w:before="42"/>
        <w:ind w:left="2026"/>
      </w:pPr>
      <w:r>
        <w:rPr>
          <w:w w:val="80"/>
        </w:rPr>
        <w:t>Préciser</w:t>
      </w:r>
      <w:r>
        <w:rPr>
          <w:spacing w:val="17"/>
          <w:w w:val="80"/>
        </w:rPr>
        <w:t xml:space="preserve"> </w:t>
      </w:r>
      <w:r>
        <w:rPr>
          <w:w w:val="80"/>
        </w:rPr>
        <w:t>le</w:t>
      </w:r>
      <w:r>
        <w:rPr>
          <w:spacing w:val="17"/>
          <w:w w:val="80"/>
        </w:rPr>
        <w:t xml:space="preserve"> </w:t>
      </w:r>
      <w:r>
        <w:rPr>
          <w:w w:val="80"/>
        </w:rPr>
        <w:t>responsable</w:t>
      </w:r>
      <w:r>
        <w:rPr>
          <w:spacing w:val="17"/>
          <w:w w:val="80"/>
        </w:rPr>
        <w:t xml:space="preserve"> </w:t>
      </w:r>
      <w:r>
        <w:rPr>
          <w:w w:val="80"/>
        </w:rPr>
        <w:t>de</w:t>
      </w:r>
      <w:r>
        <w:rPr>
          <w:spacing w:val="17"/>
          <w:w w:val="80"/>
        </w:rPr>
        <w:t xml:space="preserve"> </w:t>
      </w:r>
      <w:r>
        <w:rPr>
          <w:w w:val="80"/>
        </w:rPr>
        <w:t>traitement</w:t>
      </w:r>
      <w:proofErr w:type="gramStart"/>
      <w:r>
        <w:rPr>
          <w:spacing w:val="17"/>
          <w:w w:val="80"/>
        </w:rPr>
        <w:t xml:space="preserve"> </w:t>
      </w:r>
      <w:r>
        <w:rPr>
          <w:w w:val="80"/>
        </w:rPr>
        <w:t>:…</w:t>
      </w:r>
      <w:proofErr w:type="gramEnd"/>
      <w:r>
        <w:rPr>
          <w:w w:val="80"/>
        </w:rPr>
        <w:t>……………</w:t>
      </w:r>
    </w:p>
    <w:p w14:paraId="51E566A4" w14:textId="77777777" w:rsidR="008B767B" w:rsidRDefault="008B767B">
      <w:pPr>
        <w:pStyle w:val="Corpsdetexte"/>
        <w:spacing w:before="2"/>
        <w:rPr>
          <w:sz w:val="31"/>
        </w:rPr>
      </w:pPr>
    </w:p>
    <w:p w14:paraId="689F7A37" w14:textId="77777777" w:rsidR="008B767B" w:rsidRDefault="00E13715">
      <w:pPr>
        <w:pStyle w:val="Paragraphedeliste"/>
        <w:numPr>
          <w:ilvl w:val="0"/>
          <w:numId w:val="6"/>
        </w:numPr>
        <w:tabs>
          <w:tab w:val="left" w:pos="443"/>
        </w:tabs>
        <w:spacing w:before="0"/>
        <w:ind w:left="442"/>
      </w:pPr>
      <w:r>
        <w:rPr>
          <w:w w:val="80"/>
          <w:u w:val="thick"/>
        </w:rPr>
        <w:t>Questionnaires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renseignés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avec/par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les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patients/participants</w:t>
      </w:r>
      <w:r>
        <w:rPr>
          <w:spacing w:val="23"/>
          <w:w w:val="80"/>
          <w:u w:val="thick"/>
        </w:rPr>
        <w:t xml:space="preserve"> </w:t>
      </w:r>
      <w:r>
        <w:rPr>
          <w:w w:val="80"/>
        </w:rPr>
        <w:t>:</w:t>
      </w:r>
      <w:r>
        <w:rPr>
          <w:spacing w:val="22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9"/>
          <w:w w:val="80"/>
        </w:rPr>
        <w:t xml:space="preserve"> </w:t>
      </w:r>
      <w:r>
        <w:rPr>
          <w:w w:val="80"/>
        </w:rPr>
        <w:t>Papier</w:t>
      </w:r>
      <w:r>
        <w:rPr>
          <w:spacing w:val="22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9"/>
          <w:w w:val="80"/>
        </w:rPr>
        <w:t xml:space="preserve"> </w:t>
      </w:r>
      <w:r>
        <w:rPr>
          <w:w w:val="80"/>
        </w:rPr>
        <w:t>Informatique</w:t>
      </w:r>
      <w:r>
        <w:rPr>
          <w:spacing w:val="22"/>
          <w:w w:val="80"/>
        </w:rPr>
        <w:t xml:space="preserve"> </w:t>
      </w:r>
      <w:r>
        <w:rPr>
          <w:w w:val="80"/>
        </w:rPr>
        <w:t>X</w:t>
      </w:r>
      <w:r>
        <w:rPr>
          <w:spacing w:val="22"/>
          <w:w w:val="80"/>
        </w:rPr>
        <w:t xml:space="preserve"> </w:t>
      </w:r>
      <w:r>
        <w:rPr>
          <w:w w:val="80"/>
        </w:rPr>
        <w:t>Non</w:t>
      </w:r>
      <w:r>
        <w:rPr>
          <w:spacing w:val="22"/>
          <w:w w:val="80"/>
        </w:rPr>
        <w:t xml:space="preserve"> </w:t>
      </w:r>
      <w:r>
        <w:rPr>
          <w:w w:val="80"/>
        </w:rPr>
        <w:t>applicable</w:t>
      </w:r>
    </w:p>
    <w:p w14:paraId="49208B9D" w14:textId="77777777" w:rsidR="008B767B" w:rsidRDefault="008B767B">
      <w:pPr>
        <w:pStyle w:val="Corpsdetexte"/>
        <w:spacing w:before="4"/>
        <w:rPr>
          <w:sz w:val="29"/>
        </w:rPr>
      </w:pPr>
    </w:p>
    <w:p w14:paraId="0098D4A4" w14:textId="77777777" w:rsidR="008B767B" w:rsidRDefault="00E13715">
      <w:pPr>
        <w:pStyle w:val="Paragraphedeliste"/>
        <w:numPr>
          <w:ilvl w:val="0"/>
          <w:numId w:val="6"/>
        </w:numPr>
        <w:tabs>
          <w:tab w:val="left" w:pos="458"/>
        </w:tabs>
        <w:spacing w:before="1"/>
        <w:ind w:left="457"/>
      </w:pPr>
      <w:r>
        <w:rPr>
          <w:w w:val="80"/>
          <w:u w:val="thick"/>
        </w:rPr>
        <w:t>Questionnaires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renseignés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avec/par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les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professionnels</w:t>
      </w:r>
      <w:r>
        <w:rPr>
          <w:spacing w:val="22"/>
          <w:w w:val="80"/>
        </w:rPr>
        <w:t xml:space="preserve"> </w:t>
      </w:r>
      <w:r>
        <w:rPr>
          <w:w w:val="80"/>
        </w:rPr>
        <w:t>:</w:t>
      </w:r>
      <w:r>
        <w:rPr>
          <w:spacing w:val="22"/>
          <w:w w:val="80"/>
        </w:rPr>
        <w:t xml:space="preserve"> </w:t>
      </w:r>
      <w:r>
        <w:rPr>
          <w:w w:val="80"/>
        </w:rPr>
        <w:t>X</w:t>
      </w:r>
      <w:r>
        <w:rPr>
          <w:spacing w:val="37"/>
          <w:w w:val="80"/>
        </w:rPr>
        <w:t xml:space="preserve"> </w:t>
      </w:r>
      <w:r>
        <w:rPr>
          <w:w w:val="80"/>
        </w:rPr>
        <w:t>Papier</w:t>
      </w:r>
      <w:r>
        <w:rPr>
          <w:spacing w:val="23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8"/>
          <w:w w:val="80"/>
        </w:rPr>
        <w:t xml:space="preserve"> </w:t>
      </w:r>
      <w:r>
        <w:rPr>
          <w:w w:val="80"/>
        </w:rPr>
        <w:t>Informatique</w:t>
      </w:r>
      <w:r>
        <w:rPr>
          <w:spacing w:val="22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23"/>
          <w:w w:val="80"/>
        </w:rPr>
        <w:t xml:space="preserve"> </w:t>
      </w:r>
      <w:r>
        <w:rPr>
          <w:w w:val="80"/>
        </w:rPr>
        <w:t>Non</w:t>
      </w:r>
      <w:r>
        <w:rPr>
          <w:spacing w:val="22"/>
          <w:w w:val="80"/>
        </w:rPr>
        <w:t xml:space="preserve"> </w:t>
      </w:r>
      <w:r>
        <w:rPr>
          <w:w w:val="80"/>
        </w:rPr>
        <w:t>applicable</w:t>
      </w:r>
      <w:r>
        <w:rPr>
          <w:spacing w:val="22"/>
          <w:w w:val="80"/>
        </w:rPr>
        <w:t xml:space="preserve"> </w:t>
      </w:r>
      <w:r>
        <w:rPr>
          <w:w w:val="80"/>
        </w:rPr>
        <w:t>6.</w:t>
      </w:r>
    </w:p>
    <w:p w14:paraId="02223973" w14:textId="77777777" w:rsidR="008B767B" w:rsidRDefault="008B767B">
      <w:pPr>
        <w:pStyle w:val="Corpsdetexte"/>
        <w:spacing w:before="3"/>
        <w:rPr>
          <w:sz w:val="30"/>
        </w:rPr>
      </w:pPr>
    </w:p>
    <w:p w14:paraId="7602A826" w14:textId="77777777" w:rsidR="008B767B" w:rsidRDefault="00E13715">
      <w:pPr>
        <w:pStyle w:val="Corpsdetexte"/>
        <w:ind w:left="256"/>
      </w:pPr>
      <w:r>
        <w:rPr>
          <w:w w:val="80"/>
          <w:u w:val="thick"/>
        </w:rPr>
        <w:t>Enregistrement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Audio/Vidéo/Image</w:t>
      </w:r>
      <w:r>
        <w:rPr>
          <w:spacing w:val="23"/>
          <w:w w:val="80"/>
          <w:u w:val="thick"/>
        </w:rPr>
        <w:t xml:space="preserve"> </w:t>
      </w:r>
      <w:r>
        <w:rPr>
          <w:w w:val="80"/>
        </w:rPr>
        <w:t>:</w:t>
      </w:r>
      <w:r>
        <w:rPr>
          <w:spacing w:val="22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9"/>
          <w:w w:val="80"/>
        </w:rPr>
        <w:t xml:space="preserve"> </w:t>
      </w:r>
      <w:r>
        <w:rPr>
          <w:w w:val="80"/>
        </w:rPr>
        <w:t>Papier</w:t>
      </w:r>
      <w:r>
        <w:rPr>
          <w:spacing w:val="23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9"/>
          <w:w w:val="80"/>
        </w:rPr>
        <w:t xml:space="preserve"> </w:t>
      </w:r>
      <w:r>
        <w:rPr>
          <w:w w:val="80"/>
        </w:rPr>
        <w:t>Informatique</w:t>
      </w:r>
      <w:r>
        <w:rPr>
          <w:spacing w:val="22"/>
          <w:w w:val="80"/>
        </w:rPr>
        <w:t xml:space="preserve"> </w:t>
      </w:r>
      <w:r>
        <w:rPr>
          <w:w w:val="80"/>
        </w:rPr>
        <w:t>X</w:t>
      </w:r>
      <w:r>
        <w:rPr>
          <w:spacing w:val="23"/>
          <w:w w:val="80"/>
        </w:rPr>
        <w:t xml:space="preserve"> </w:t>
      </w:r>
      <w:r>
        <w:rPr>
          <w:w w:val="80"/>
        </w:rPr>
        <w:t>Non</w:t>
      </w:r>
      <w:r>
        <w:rPr>
          <w:spacing w:val="22"/>
          <w:w w:val="80"/>
        </w:rPr>
        <w:t xml:space="preserve"> </w:t>
      </w:r>
      <w:r>
        <w:rPr>
          <w:w w:val="80"/>
        </w:rPr>
        <w:t>applicable</w:t>
      </w:r>
    </w:p>
    <w:p w14:paraId="5EF9A80F" w14:textId="77777777" w:rsidR="008B767B" w:rsidRDefault="008B767B">
      <w:pPr>
        <w:pStyle w:val="Corpsdetexte"/>
        <w:rPr>
          <w:sz w:val="24"/>
        </w:rPr>
      </w:pPr>
    </w:p>
    <w:p w14:paraId="2AB1287C" w14:textId="77777777" w:rsidR="008B767B" w:rsidRDefault="00E13715">
      <w:pPr>
        <w:pStyle w:val="Corpsdetexte"/>
        <w:tabs>
          <w:tab w:val="left" w:leader="dot" w:pos="3555"/>
        </w:tabs>
        <w:spacing w:before="165"/>
        <w:ind w:left="256"/>
      </w:pPr>
      <w:r>
        <w:rPr>
          <w:w w:val="80"/>
        </w:rPr>
        <w:t>7.</w:t>
      </w:r>
      <w:r>
        <w:rPr>
          <w:spacing w:val="8"/>
          <w:w w:val="80"/>
        </w:rPr>
        <w:t xml:space="preserve"> </w:t>
      </w:r>
      <w:r>
        <w:rPr>
          <w:w w:val="80"/>
          <w:u w:val="thick"/>
        </w:rPr>
        <w:t>Autres,</w:t>
      </w:r>
      <w:r>
        <w:rPr>
          <w:spacing w:val="9"/>
          <w:w w:val="80"/>
          <w:u w:val="thick"/>
        </w:rPr>
        <w:t xml:space="preserve"> </w:t>
      </w:r>
      <w:r>
        <w:rPr>
          <w:w w:val="80"/>
          <w:u w:val="thick"/>
        </w:rPr>
        <w:t>préciser</w:t>
      </w:r>
      <w:r>
        <w:rPr>
          <w:rFonts w:ascii="Times New Roman" w:hAnsi="Times New Roman"/>
          <w:w w:val="80"/>
        </w:rPr>
        <w:tab/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4"/>
          <w:w w:val="85"/>
        </w:rPr>
        <w:t xml:space="preserve"> </w:t>
      </w:r>
      <w:r>
        <w:rPr>
          <w:w w:val="85"/>
        </w:rPr>
        <w:t>Papier</w:t>
      </w:r>
      <w:r>
        <w:rPr>
          <w:spacing w:val="-6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4"/>
          <w:w w:val="85"/>
        </w:rPr>
        <w:t xml:space="preserve"> </w:t>
      </w:r>
      <w:r>
        <w:rPr>
          <w:w w:val="85"/>
        </w:rPr>
        <w:t>Informatique</w:t>
      </w:r>
      <w:r>
        <w:rPr>
          <w:spacing w:val="-5"/>
          <w:w w:val="85"/>
        </w:rPr>
        <w:t xml:space="preserve"> </w:t>
      </w:r>
      <w:r>
        <w:rPr>
          <w:w w:val="85"/>
        </w:rPr>
        <w:t>X</w:t>
      </w:r>
      <w:r>
        <w:rPr>
          <w:spacing w:val="-5"/>
          <w:w w:val="85"/>
        </w:rPr>
        <w:t xml:space="preserve"> </w:t>
      </w:r>
      <w:r>
        <w:rPr>
          <w:w w:val="85"/>
        </w:rPr>
        <w:t>Non</w:t>
      </w:r>
      <w:r>
        <w:rPr>
          <w:spacing w:val="-6"/>
          <w:w w:val="85"/>
        </w:rPr>
        <w:t xml:space="preserve"> </w:t>
      </w:r>
      <w:r>
        <w:rPr>
          <w:w w:val="85"/>
        </w:rPr>
        <w:t>applicable</w:t>
      </w:r>
    </w:p>
    <w:p w14:paraId="696AD923" w14:textId="77777777" w:rsidR="008B767B" w:rsidRDefault="008B767B">
      <w:pPr>
        <w:pStyle w:val="Corpsdetexte"/>
        <w:rPr>
          <w:sz w:val="24"/>
        </w:rPr>
      </w:pPr>
    </w:p>
    <w:p w14:paraId="4319077B" w14:textId="77777777" w:rsidR="008B767B" w:rsidRDefault="008B767B">
      <w:pPr>
        <w:pStyle w:val="Corpsdetexte"/>
        <w:spacing w:before="1"/>
        <w:rPr>
          <w:sz w:val="35"/>
        </w:rPr>
      </w:pPr>
    </w:p>
    <w:p w14:paraId="3240C583" w14:textId="77777777" w:rsidR="008B767B" w:rsidRDefault="00E13715">
      <w:pPr>
        <w:pStyle w:val="Titre3"/>
        <w:ind w:left="211"/>
      </w:pPr>
      <w:r>
        <w:rPr>
          <w:w w:val="80"/>
        </w:rPr>
        <w:t>Lieu(x)</w:t>
      </w:r>
      <w:r>
        <w:rPr>
          <w:spacing w:val="16"/>
          <w:w w:val="80"/>
        </w:rPr>
        <w:t xml:space="preserve"> </w:t>
      </w:r>
      <w:r>
        <w:rPr>
          <w:w w:val="80"/>
        </w:rPr>
        <w:t>d’hébergement</w:t>
      </w:r>
      <w:r>
        <w:rPr>
          <w:spacing w:val="17"/>
          <w:w w:val="80"/>
        </w:rPr>
        <w:t xml:space="preserve"> </w:t>
      </w:r>
      <w:r>
        <w:rPr>
          <w:w w:val="80"/>
        </w:rPr>
        <w:t>:</w:t>
      </w:r>
    </w:p>
    <w:p w14:paraId="79E60588" w14:textId="77777777" w:rsidR="008B767B" w:rsidRDefault="00E13715">
      <w:pPr>
        <w:pStyle w:val="Paragraphedeliste"/>
        <w:numPr>
          <w:ilvl w:val="0"/>
          <w:numId w:val="5"/>
        </w:numPr>
        <w:tabs>
          <w:tab w:val="left" w:pos="543"/>
        </w:tabs>
        <w:spacing w:before="23"/>
        <w:rPr>
          <w:rFonts w:ascii="MS PGothic" w:hAnsi="MS PGothic"/>
        </w:rPr>
      </w:pPr>
      <w:r>
        <w:rPr>
          <w:w w:val="80"/>
        </w:rPr>
        <w:t>Dans</w:t>
      </w:r>
      <w:r>
        <w:rPr>
          <w:spacing w:val="10"/>
          <w:w w:val="80"/>
        </w:rPr>
        <w:t xml:space="preserve"> </w:t>
      </w:r>
      <w:r>
        <w:rPr>
          <w:w w:val="80"/>
        </w:rPr>
        <w:t>le</w:t>
      </w:r>
      <w:r>
        <w:rPr>
          <w:spacing w:val="10"/>
          <w:w w:val="80"/>
        </w:rPr>
        <w:t xml:space="preserve"> </w:t>
      </w:r>
      <w:r>
        <w:rPr>
          <w:w w:val="80"/>
        </w:rPr>
        <w:t>service</w:t>
      </w:r>
      <w:r>
        <w:rPr>
          <w:spacing w:val="10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soin</w:t>
      </w:r>
      <w:r>
        <w:rPr>
          <w:spacing w:val="11"/>
          <w:w w:val="80"/>
        </w:rPr>
        <w:t xml:space="preserve"> </w:t>
      </w:r>
      <w:r>
        <w:rPr>
          <w:w w:val="80"/>
        </w:rPr>
        <w:t>dans</w:t>
      </w:r>
      <w:r>
        <w:rPr>
          <w:spacing w:val="10"/>
          <w:w w:val="80"/>
        </w:rPr>
        <w:t xml:space="preserve"> </w:t>
      </w:r>
      <w:r>
        <w:rPr>
          <w:w w:val="80"/>
        </w:rPr>
        <w:t>des</w:t>
      </w:r>
      <w:r>
        <w:rPr>
          <w:spacing w:val="10"/>
          <w:w w:val="80"/>
        </w:rPr>
        <w:t xml:space="preserve"> </w:t>
      </w:r>
      <w:r>
        <w:rPr>
          <w:w w:val="80"/>
        </w:rPr>
        <w:t>locaux</w:t>
      </w:r>
      <w:r>
        <w:rPr>
          <w:spacing w:val="10"/>
          <w:w w:val="80"/>
        </w:rPr>
        <w:t xml:space="preserve"> </w:t>
      </w:r>
      <w:r>
        <w:rPr>
          <w:w w:val="80"/>
        </w:rPr>
        <w:t>fermés</w:t>
      </w:r>
      <w:r>
        <w:rPr>
          <w:spacing w:val="11"/>
          <w:w w:val="80"/>
        </w:rPr>
        <w:t xml:space="preserve"> </w:t>
      </w:r>
      <w:r>
        <w:rPr>
          <w:w w:val="80"/>
        </w:rPr>
        <w:t>à</w:t>
      </w:r>
      <w:r>
        <w:rPr>
          <w:spacing w:val="10"/>
          <w:w w:val="80"/>
        </w:rPr>
        <w:t xml:space="preserve"> </w:t>
      </w:r>
      <w:r>
        <w:rPr>
          <w:w w:val="80"/>
        </w:rPr>
        <w:t>clé</w:t>
      </w:r>
    </w:p>
    <w:p w14:paraId="086F3589" w14:textId="77777777" w:rsidR="008B767B" w:rsidRDefault="00E13715">
      <w:pPr>
        <w:pStyle w:val="Corpsdetexte"/>
        <w:spacing w:before="56"/>
        <w:ind w:left="286"/>
      </w:pPr>
      <w:r>
        <w:rPr>
          <w:w w:val="85"/>
        </w:rPr>
        <w:t>□</w:t>
      </w:r>
      <w:r>
        <w:rPr>
          <w:spacing w:val="15"/>
          <w:w w:val="85"/>
        </w:rPr>
        <w:t xml:space="preserve"> </w:t>
      </w:r>
      <w:r>
        <w:rPr>
          <w:w w:val="85"/>
        </w:rPr>
        <w:t>Traitements</w:t>
      </w:r>
      <w:r>
        <w:rPr>
          <w:spacing w:val="3"/>
          <w:w w:val="85"/>
        </w:rPr>
        <w:t xml:space="preserve"> </w:t>
      </w:r>
      <w:r>
        <w:rPr>
          <w:w w:val="85"/>
        </w:rPr>
        <w:t>concernés</w:t>
      </w:r>
      <w:r>
        <w:rPr>
          <w:spacing w:val="3"/>
          <w:w w:val="85"/>
        </w:rPr>
        <w:t xml:space="preserve"> </w:t>
      </w:r>
      <w:r>
        <w:rPr>
          <w:w w:val="85"/>
        </w:rPr>
        <w:t>:</w:t>
      </w:r>
      <w:r>
        <w:rPr>
          <w:spacing w:val="4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4"/>
          <w:w w:val="85"/>
        </w:rPr>
        <w:t xml:space="preserve"> </w:t>
      </w:r>
      <w:r>
        <w:rPr>
          <w:w w:val="85"/>
        </w:rPr>
        <w:t>1</w:t>
      </w:r>
      <w:r>
        <w:rPr>
          <w:spacing w:val="4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2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3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4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w w:val="85"/>
        </w:rPr>
        <w:t>5</w:t>
      </w:r>
      <w:r>
        <w:rPr>
          <w:spacing w:val="4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6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7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color w:val="FF0000"/>
          <w:w w:val="85"/>
        </w:rPr>
        <w:t>X</w:t>
      </w:r>
    </w:p>
    <w:p w14:paraId="2D657774" w14:textId="77777777" w:rsidR="008B767B" w:rsidRDefault="008B767B">
      <w:pPr>
        <w:sectPr w:rsidR="008B767B">
          <w:pgSz w:w="11920" w:h="16840"/>
          <w:pgMar w:top="680" w:right="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4040"/>
        <w:gridCol w:w="3620"/>
        <w:gridCol w:w="2500"/>
      </w:tblGrid>
      <w:tr w:rsidR="008B767B" w14:paraId="43CF8551" w14:textId="77777777">
        <w:trPr>
          <w:trHeight w:val="430"/>
        </w:trPr>
        <w:tc>
          <w:tcPr>
            <w:tcW w:w="840" w:type="dxa"/>
            <w:vMerge w:val="restart"/>
          </w:tcPr>
          <w:p w14:paraId="28A456D6" w14:textId="77777777" w:rsidR="008B767B" w:rsidRDefault="008B767B">
            <w:pPr>
              <w:pStyle w:val="TableParagraph"/>
              <w:spacing w:before="7"/>
              <w:rPr>
                <w:sz w:val="11"/>
              </w:rPr>
            </w:pPr>
          </w:p>
          <w:p w14:paraId="43A42456" w14:textId="77777777" w:rsidR="008B767B" w:rsidRDefault="00E13715">
            <w:pPr>
              <w:pStyle w:val="TableParagraph"/>
              <w:ind w:left="131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75D8ACD6" wp14:editId="146B7419">
                  <wp:extent cx="418642" cy="523303"/>
                  <wp:effectExtent l="0" t="0" r="0" b="0"/>
                  <wp:docPr id="1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42" cy="52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0" w:type="dxa"/>
            <w:gridSpan w:val="2"/>
            <w:vMerge w:val="restart"/>
          </w:tcPr>
          <w:p w14:paraId="0B12D3DB" w14:textId="77777777" w:rsidR="008B767B" w:rsidRDefault="00E13715">
            <w:pPr>
              <w:pStyle w:val="TableParagraph"/>
              <w:spacing w:before="110"/>
              <w:ind w:left="1192" w:right="118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0"/>
                <w:sz w:val="32"/>
              </w:rPr>
              <w:t>Dty_Protocole_Type_RIPH3_ou_RHLJ</w:t>
            </w:r>
          </w:p>
        </w:tc>
        <w:tc>
          <w:tcPr>
            <w:tcW w:w="2500" w:type="dxa"/>
          </w:tcPr>
          <w:p w14:paraId="6C563F83" w14:textId="77777777" w:rsidR="008B767B" w:rsidRDefault="00E13715">
            <w:pPr>
              <w:pStyle w:val="TableParagraph"/>
              <w:spacing w:before="107"/>
              <w:ind w:left="2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Codification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DTY059</w:t>
            </w:r>
          </w:p>
        </w:tc>
      </w:tr>
      <w:tr w:rsidR="008B767B" w14:paraId="370BE96B" w14:textId="77777777">
        <w:trPr>
          <w:trHeight w:val="649"/>
        </w:trPr>
        <w:tc>
          <w:tcPr>
            <w:tcW w:w="840" w:type="dxa"/>
            <w:vMerge/>
            <w:tcBorders>
              <w:top w:val="nil"/>
            </w:tcBorders>
          </w:tcPr>
          <w:p w14:paraId="0B3A50AB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5735543C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</w:tcPr>
          <w:p w14:paraId="33ED70C4" w14:textId="77777777" w:rsidR="008B767B" w:rsidRDefault="00E13715">
            <w:pPr>
              <w:pStyle w:val="TableParagraph"/>
              <w:spacing w:before="112"/>
              <w:ind w:left="5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Version</w:t>
            </w:r>
            <w:r>
              <w:rPr>
                <w:w w:val="80"/>
                <w:sz w:val="20"/>
              </w:rPr>
              <w:t xml:space="preserve"> : </w:t>
            </w:r>
            <w:r>
              <w:rPr>
                <w:w w:val="80"/>
                <w:sz w:val="20"/>
                <w:shd w:val="clear" w:color="auto" w:fill="D9D9D9"/>
              </w:rPr>
              <w:t>V3</w:t>
            </w:r>
          </w:p>
        </w:tc>
      </w:tr>
      <w:tr w:rsidR="008B767B" w14:paraId="2BD53286" w14:textId="77777777">
        <w:trPr>
          <w:trHeight w:val="430"/>
        </w:trPr>
        <w:tc>
          <w:tcPr>
            <w:tcW w:w="4880" w:type="dxa"/>
            <w:gridSpan w:val="2"/>
          </w:tcPr>
          <w:p w14:paraId="5F067C05" w14:textId="77777777" w:rsidR="008B767B" w:rsidRDefault="00E13715">
            <w:pPr>
              <w:pStyle w:val="TableParagraph"/>
              <w:spacing w:before="107"/>
              <w:ind w:left="23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Emetteur</w:t>
            </w:r>
            <w:r>
              <w:rPr>
                <w:spacing w:val="3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:</w:t>
            </w:r>
            <w:r>
              <w:rPr>
                <w:spacing w:val="4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D-DR</w:t>
            </w:r>
            <w:r>
              <w:rPr>
                <w:w w:val="80"/>
                <w:sz w:val="20"/>
              </w:rPr>
              <w:t>I</w:t>
            </w:r>
          </w:p>
        </w:tc>
        <w:tc>
          <w:tcPr>
            <w:tcW w:w="3620" w:type="dxa"/>
          </w:tcPr>
          <w:p w14:paraId="16D0B6F7" w14:textId="77777777" w:rsidR="008B767B" w:rsidRDefault="00E13715">
            <w:pPr>
              <w:pStyle w:val="TableParagraph"/>
              <w:spacing w:before="107"/>
              <w:ind w:left="308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Date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d’approbation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16/08/2022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00:00:00</w:t>
            </w:r>
          </w:p>
        </w:tc>
        <w:tc>
          <w:tcPr>
            <w:tcW w:w="2500" w:type="dxa"/>
          </w:tcPr>
          <w:p w14:paraId="6007F1D4" w14:textId="77777777" w:rsidR="008B767B" w:rsidRDefault="00E13715">
            <w:pPr>
              <w:pStyle w:val="TableParagraph"/>
              <w:spacing w:before="107"/>
              <w:ind w:left="661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Pages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9/12</w:t>
            </w:r>
          </w:p>
        </w:tc>
      </w:tr>
    </w:tbl>
    <w:p w14:paraId="2D0016B9" w14:textId="77777777" w:rsidR="008B767B" w:rsidRDefault="008B767B">
      <w:pPr>
        <w:pStyle w:val="Corpsdetexte"/>
        <w:spacing w:before="1"/>
      </w:pPr>
    </w:p>
    <w:p w14:paraId="77747B17" w14:textId="77777777" w:rsidR="008B767B" w:rsidRDefault="00E13715">
      <w:pPr>
        <w:pStyle w:val="Corpsdetexte"/>
        <w:spacing w:before="100"/>
        <w:ind w:left="241"/>
      </w:pPr>
      <w:r>
        <w:rPr>
          <w:w w:val="80"/>
        </w:rPr>
        <w:t>X</w:t>
      </w:r>
      <w:r>
        <w:rPr>
          <w:spacing w:val="11"/>
          <w:w w:val="80"/>
        </w:rPr>
        <w:t xml:space="preserve"> </w:t>
      </w:r>
      <w:r>
        <w:rPr>
          <w:w w:val="80"/>
        </w:rPr>
        <w:t>Au</w:t>
      </w:r>
      <w:r>
        <w:rPr>
          <w:spacing w:val="11"/>
          <w:w w:val="80"/>
        </w:rPr>
        <w:t xml:space="preserve"> </w:t>
      </w:r>
      <w:r>
        <w:rPr>
          <w:w w:val="80"/>
        </w:rPr>
        <w:t>sein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l’espace</w:t>
      </w:r>
      <w:r>
        <w:rPr>
          <w:spacing w:val="12"/>
          <w:w w:val="80"/>
        </w:rPr>
        <w:t xml:space="preserve"> </w:t>
      </w:r>
      <w:r>
        <w:rPr>
          <w:w w:val="80"/>
        </w:rPr>
        <w:t>du</w:t>
      </w:r>
      <w:r>
        <w:rPr>
          <w:spacing w:val="11"/>
          <w:w w:val="80"/>
        </w:rPr>
        <w:t xml:space="preserve"> </w:t>
      </w:r>
      <w:r>
        <w:rPr>
          <w:w w:val="80"/>
        </w:rPr>
        <w:t>serveur</w:t>
      </w:r>
      <w:r>
        <w:rPr>
          <w:spacing w:val="11"/>
          <w:w w:val="80"/>
        </w:rPr>
        <w:t xml:space="preserve"> </w:t>
      </w:r>
      <w:r>
        <w:rPr>
          <w:w w:val="80"/>
        </w:rPr>
        <w:t>du</w:t>
      </w:r>
      <w:r>
        <w:rPr>
          <w:spacing w:val="12"/>
          <w:w w:val="80"/>
        </w:rPr>
        <w:t xml:space="preserve"> </w:t>
      </w:r>
      <w:r>
        <w:rPr>
          <w:w w:val="80"/>
        </w:rPr>
        <w:t>CHU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Rennes</w:t>
      </w:r>
      <w:r>
        <w:rPr>
          <w:spacing w:val="11"/>
          <w:w w:val="80"/>
        </w:rPr>
        <w:t xml:space="preserve"> </w:t>
      </w:r>
      <w:r>
        <w:rPr>
          <w:w w:val="80"/>
        </w:rPr>
        <w:t>restreint</w:t>
      </w:r>
      <w:r>
        <w:rPr>
          <w:spacing w:val="12"/>
          <w:w w:val="80"/>
        </w:rPr>
        <w:t xml:space="preserve"> </w:t>
      </w:r>
      <w:r>
        <w:rPr>
          <w:w w:val="80"/>
        </w:rPr>
        <w:t>à</w:t>
      </w:r>
      <w:r>
        <w:rPr>
          <w:spacing w:val="11"/>
          <w:w w:val="80"/>
        </w:rPr>
        <w:t xml:space="preserve"> </w:t>
      </w:r>
      <w:r>
        <w:rPr>
          <w:w w:val="80"/>
        </w:rPr>
        <w:t>l'équipe</w:t>
      </w:r>
      <w:r>
        <w:rPr>
          <w:spacing w:val="11"/>
          <w:w w:val="80"/>
        </w:rPr>
        <w:t xml:space="preserve"> </w:t>
      </w:r>
      <w:r>
        <w:rPr>
          <w:w w:val="80"/>
        </w:rPr>
        <w:t>projet</w:t>
      </w:r>
      <w:r>
        <w:rPr>
          <w:spacing w:val="12"/>
          <w:w w:val="80"/>
        </w:rPr>
        <w:t xml:space="preserve"> </w:t>
      </w:r>
      <w:r>
        <w:rPr>
          <w:w w:val="80"/>
        </w:rPr>
        <w:t>chargée</w:t>
      </w:r>
      <w:r>
        <w:rPr>
          <w:spacing w:val="11"/>
          <w:w w:val="80"/>
        </w:rPr>
        <w:t xml:space="preserve"> </w:t>
      </w:r>
      <w:r>
        <w:rPr>
          <w:w w:val="80"/>
        </w:rPr>
        <w:t>du</w:t>
      </w:r>
      <w:r>
        <w:rPr>
          <w:spacing w:val="12"/>
          <w:w w:val="80"/>
        </w:rPr>
        <w:t xml:space="preserve"> </w:t>
      </w:r>
      <w:r>
        <w:rPr>
          <w:w w:val="80"/>
        </w:rPr>
        <w:t>suivi</w:t>
      </w:r>
      <w:r>
        <w:rPr>
          <w:spacing w:val="11"/>
          <w:w w:val="80"/>
        </w:rPr>
        <w:t xml:space="preserve"> </w:t>
      </w:r>
      <w:r>
        <w:rPr>
          <w:w w:val="80"/>
        </w:rPr>
        <w:t>et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la</w:t>
      </w:r>
      <w:r>
        <w:rPr>
          <w:spacing w:val="11"/>
          <w:w w:val="80"/>
        </w:rPr>
        <w:t xml:space="preserve"> </w:t>
      </w:r>
      <w:r>
        <w:rPr>
          <w:w w:val="80"/>
        </w:rPr>
        <w:t>coordination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recherche</w:t>
      </w:r>
    </w:p>
    <w:p w14:paraId="4AA310EC" w14:textId="77777777" w:rsidR="008B767B" w:rsidRDefault="008B767B">
      <w:pPr>
        <w:pStyle w:val="Corpsdetexte"/>
        <w:spacing w:before="6"/>
        <w:rPr>
          <w:sz w:val="25"/>
        </w:rPr>
      </w:pPr>
    </w:p>
    <w:p w14:paraId="6CCD1967" w14:textId="77777777" w:rsidR="008B767B" w:rsidRDefault="00E13715">
      <w:pPr>
        <w:pStyle w:val="Corpsdetexte"/>
        <w:ind w:left="286"/>
      </w:pPr>
      <w:r>
        <w:rPr>
          <w:w w:val="85"/>
        </w:rPr>
        <w:t>□</w:t>
      </w:r>
      <w:r>
        <w:rPr>
          <w:spacing w:val="15"/>
          <w:w w:val="85"/>
        </w:rPr>
        <w:t xml:space="preserve"> </w:t>
      </w:r>
      <w:r>
        <w:rPr>
          <w:w w:val="85"/>
        </w:rPr>
        <w:t>Traitements</w:t>
      </w:r>
      <w:r>
        <w:rPr>
          <w:spacing w:val="3"/>
          <w:w w:val="85"/>
        </w:rPr>
        <w:t xml:space="preserve"> </w:t>
      </w:r>
      <w:r>
        <w:rPr>
          <w:w w:val="85"/>
        </w:rPr>
        <w:t>concernés</w:t>
      </w:r>
      <w:r>
        <w:rPr>
          <w:spacing w:val="3"/>
          <w:w w:val="85"/>
        </w:rPr>
        <w:t xml:space="preserve"> </w:t>
      </w:r>
      <w:r>
        <w:rPr>
          <w:w w:val="85"/>
        </w:rPr>
        <w:t>:</w:t>
      </w:r>
      <w:r>
        <w:rPr>
          <w:spacing w:val="4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4"/>
          <w:w w:val="85"/>
        </w:rPr>
        <w:t xml:space="preserve"> </w:t>
      </w:r>
      <w:r>
        <w:rPr>
          <w:w w:val="85"/>
        </w:rPr>
        <w:t>1</w:t>
      </w:r>
      <w:r>
        <w:rPr>
          <w:spacing w:val="4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2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3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4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w w:val="85"/>
        </w:rPr>
        <w:t>5</w:t>
      </w:r>
      <w:r>
        <w:rPr>
          <w:spacing w:val="4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6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w w:val="85"/>
        </w:rPr>
        <w:t>7</w:t>
      </w:r>
      <w:r>
        <w:rPr>
          <w:spacing w:val="3"/>
          <w:w w:val="85"/>
        </w:rPr>
        <w:t xml:space="preserve"> </w:t>
      </w:r>
      <w:r>
        <w:rPr>
          <w:w w:val="85"/>
        </w:rPr>
        <w:t>;</w:t>
      </w:r>
      <w:r>
        <w:rPr>
          <w:spacing w:val="3"/>
          <w:w w:val="85"/>
        </w:rPr>
        <w:t xml:space="preserve"> </w:t>
      </w:r>
      <w:r>
        <w:rPr>
          <w:rFonts w:ascii="MS PGothic" w:hAnsi="MS PGothic"/>
          <w:w w:val="85"/>
        </w:rPr>
        <w:t>☐</w:t>
      </w:r>
      <w:r>
        <w:rPr>
          <w:rFonts w:ascii="MS PGothic" w:hAnsi="MS PGothic"/>
          <w:spacing w:val="15"/>
          <w:w w:val="85"/>
        </w:rPr>
        <w:t xml:space="preserve"> </w:t>
      </w:r>
      <w:r>
        <w:rPr>
          <w:color w:val="FF0000"/>
          <w:w w:val="85"/>
        </w:rPr>
        <w:t>X</w:t>
      </w:r>
    </w:p>
    <w:p w14:paraId="1354854C" w14:textId="77777777" w:rsidR="008B767B" w:rsidRDefault="008B767B">
      <w:pPr>
        <w:pStyle w:val="Corpsdetexte"/>
        <w:rPr>
          <w:sz w:val="31"/>
        </w:rPr>
      </w:pPr>
    </w:p>
    <w:p w14:paraId="2C8A7845" w14:textId="77777777" w:rsidR="008B767B" w:rsidRDefault="00E13715">
      <w:pPr>
        <w:pStyle w:val="Paragraphedeliste"/>
        <w:numPr>
          <w:ilvl w:val="0"/>
          <w:numId w:val="5"/>
        </w:numPr>
        <w:tabs>
          <w:tab w:val="left" w:pos="543"/>
        </w:tabs>
        <w:spacing w:before="0"/>
        <w:rPr>
          <w:rFonts w:ascii="MS PGothic" w:hAnsi="MS PGothic"/>
        </w:rPr>
      </w:pPr>
      <w:r>
        <w:rPr>
          <w:color w:val="FF0000"/>
          <w:w w:val="80"/>
        </w:rPr>
        <w:t>Autres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préciser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: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…………………….</w:t>
      </w:r>
    </w:p>
    <w:p w14:paraId="5734C9BB" w14:textId="77777777" w:rsidR="008B767B" w:rsidRDefault="00E13715">
      <w:pPr>
        <w:pStyle w:val="Corpsdetexte"/>
        <w:spacing w:before="58"/>
        <w:ind w:left="286"/>
      </w:pPr>
      <w:r>
        <w:rPr>
          <w:w w:val="85"/>
        </w:rPr>
        <w:t>□</w:t>
      </w:r>
      <w:r>
        <w:rPr>
          <w:spacing w:val="15"/>
          <w:w w:val="85"/>
        </w:rPr>
        <w:t xml:space="preserve"> </w:t>
      </w:r>
      <w:r>
        <w:rPr>
          <w:color w:val="FF0000"/>
          <w:w w:val="85"/>
        </w:rPr>
        <w:t>Traitements</w:t>
      </w:r>
      <w:r>
        <w:rPr>
          <w:color w:val="FF0000"/>
          <w:spacing w:val="3"/>
          <w:w w:val="85"/>
        </w:rPr>
        <w:t xml:space="preserve"> </w:t>
      </w:r>
      <w:r>
        <w:rPr>
          <w:color w:val="FF0000"/>
          <w:w w:val="85"/>
        </w:rPr>
        <w:t>concernés</w:t>
      </w:r>
      <w:r>
        <w:rPr>
          <w:color w:val="FF0000"/>
          <w:spacing w:val="3"/>
          <w:w w:val="85"/>
        </w:rPr>
        <w:t xml:space="preserve"> </w:t>
      </w:r>
      <w:r>
        <w:rPr>
          <w:color w:val="FF0000"/>
          <w:w w:val="85"/>
        </w:rPr>
        <w:t>:</w:t>
      </w:r>
      <w:r>
        <w:rPr>
          <w:color w:val="FF0000"/>
          <w:spacing w:val="4"/>
          <w:w w:val="85"/>
        </w:rPr>
        <w:t xml:space="preserve"> </w:t>
      </w:r>
      <w:r>
        <w:rPr>
          <w:rFonts w:ascii="MS PGothic" w:hAnsi="MS PGothic"/>
          <w:color w:val="FF0000"/>
          <w:w w:val="85"/>
        </w:rPr>
        <w:t>☐</w:t>
      </w:r>
      <w:r>
        <w:rPr>
          <w:rFonts w:ascii="MS PGothic" w:hAnsi="MS PGothic"/>
          <w:color w:val="FF0000"/>
          <w:spacing w:val="14"/>
          <w:w w:val="85"/>
        </w:rPr>
        <w:t xml:space="preserve"> </w:t>
      </w:r>
      <w:r>
        <w:rPr>
          <w:color w:val="FF0000"/>
          <w:w w:val="85"/>
        </w:rPr>
        <w:t>1</w:t>
      </w:r>
      <w:r>
        <w:rPr>
          <w:color w:val="FF0000"/>
          <w:spacing w:val="4"/>
          <w:w w:val="85"/>
        </w:rPr>
        <w:t xml:space="preserve"> </w:t>
      </w:r>
      <w:r>
        <w:rPr>
          <w:color w:val="FF0000"/>
          <w:w w:val="85"/>
        </w:rPr>
        <w:t>;</w:t>
      </w:r>
      <w:r>
        <w:rPr>
          <w:color w:val="FF0000"/>
          <w:spacing w:val="3"/>
          <w:w w:val="85"/>
        </w:rPr>
        <w:t xml:space="preserve"> </w:t>
      </w:r>
      <w:r>
        <w:rPr>
          <w:rFonts w:ascii="MS PGothic" w:hAnsi="MS PGothic"/>
          <w:color w:val="FF0000"/>
          <w:w w:val="85"/>
        </w:rPr>
        <w:t>☐</w:t>
      </w:r>
      <w:r>
        <w:rPr>
          <w:rFonts w:ascii="MS PGothic" w:hAnsi="MS PGothic"/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2</w:t>
      </w:r>
      <w:r>
        <w:rPr>
          <w:color w:val="FF0000"/>
          <w:spacing w:val="3"/>
          <w:w w:val="85"/>
        </w:rPr>
        <w:t xml:space="preserve"> </w:t>
      </w:r>
      <w:r>
        <w:rPr>
          <w:color w:val="FF0000"/>
          <w:w w:val="85"/>
        </w:rPr>
        <w:t>;</w:t>
      </w:r>
      <w:r>
        <w:rPr>
          <w:color w:val="FF0000"/>
          <w:spacing w:val="3"/>
          <w:w w:val="85"/>
        </w:rPr>
        <w:t xml:space="preserve"> </w:t>
      </w:r>
      <w:r>
        <w:rPr>
          <w:rFonts w:ascii="MS PGothic" w:hAnsi="MS PGothic"/>
          <w:color w:val="FF0000"/>
          <w:w w:val="85"/>
        </w:rPr>
        <w:t>☐</w:t>
      </w:r>
      <w:r>
        <w:rPr>
          <w:rFonts w:ascii="MS PGothic" w:hAnsi="MS PGothic"/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3</w:t>
      </w:r>
      <w:r>
        <w:rPr>
          <w:color w:val="FF0000"/>
          <w:spacing w:val="3"/>
          <w:w w:val="85"/>
        </w:rPr>
        <w:t xml:space="preserve"> </w:t>
      </w:r>
      <w:r>
        <w:rPr>
          <w:color w:val="FF0000"/>
          <w:w w:val="85"/>
        </w:rPr>
        <w:t>;</w:t>
      </w:r>
      <w:r>
        <w:rPr>
          <w:color w:val="FF0000"/>
          <w:spacing w:val="3"/>
          <w:w w:val="85"/>
        </w:rPr>
        <w:t xml:space="preserve"> </w:t>
      </w:r>
      <w:r>
        <w:rPr>
          <w:rFonts w:ascii="MS PGothic" w:hAnsi="MS PGothic"/>
          <w:color w:val="FF0000"/>
          <w:w w:val="85"/>
        </w:rPr>
        <w:t>☐</w:t>
      </w:r>
      <w:r>
        <w:rPr>
          <w:rFonts w:ascii="MS PGothic" w:hAnsi="MS PGothic"/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4</w:t>
      </w:r>
      <w:r>
        <w:rPr>
          <w:color w:val="FF0000"/>
          <w:spacing w:val="3"/>
          <w:w w:val="85"/>
        </w:rPr>
        <w:t xml:space="preserve"> </w:t>
      </w:r>
      <w:r>
        <w:rPr>
          <w:color w:val="FF0000"/>
          <w:w w:val="85"/>
        </w:rPr>
        <w:t>;</w:t>
      </w:r>
      <w:r>
        <w:rPr>
          <w:color w:val="FF0000"/>
          <w:spacing w:val="3"/>
          <w:w w:val="85"/>
        </w:rPr>
        <w:t xml:space="preserve"> </w:t>
      </w:r>
      <w:r>
        <w:rPr>
          <w:rFonts w:ascii="MS PGothic" w:hAnsi="MS PGothic"/>
          <w:color w:val="FF0000"/>
          <w:w w:val="85"/>
        </w:rPr>
        <w:t>☐</w:t>
      </w:r>
      <w:r>
        <w:rPr>
          <w:color w:val="FF0000"/>
          <w:w w:val="85"/>
        </w:rPr>
        <w:t>5</w:t>
      </w:r>
      <w:r>
        <w:rPr>
          <w:color w:val="FF0000"/>
          <w:spacing w:val="4"/>
          <w:w w:val="85"/>
        </w:rPr>
        <w:t xml:space="preserve"> </w:t>
      </w:r>
      <w:r>
        <w:rPr>
          <w:color w:val="FF0000"/>
          <w:w w:val="85"/>
        </w:rPr>
        <w:t>;</w:t>
      </w:r>
      <w:r>
        <w:rPr>
          <w:color w:val="FF0000"/>
          <w:spacing w:val="3"/>
          <w:w w:val="85"/>
        </w:rPr>
        <w:t xml:space="preserve"> </w:t>
      </w:r>
      <w:r>
        <w:rPr>
          <w:rFonts w:ascii="MS PGothic" w:hAnsi="MS PGothic"/>
          <w:color w:val="FF0000"/>
          <w:w w:val="85"/>
        </w:rPr>
        <w:t>☐</w:t>
      </w:r>
      <w:r>
        <w:rPr>
          <w:rFonts w:ascii="MS PGothic" w:hAnsi="MS PGothic"/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6</w:t>
      </w:r>
      <w:r>
        <w:rPr>
          <w:color w:val="FF0000"/>
          <w:spacing w:val="3"/>
          <w:w w:val="85"/>
        </w:rPr>
        <w:t xml:space="preserve"> </w:t>
      </w:r>
      <w:r>
        <w:rPr>
          <w:color w:val="FF0000"/>
          <w:w w:val="85"/>
        </w:rPr>
        <w:t>;</w:t>
      </w:r>
      <w:r>
        <w:rPr>
          <w:color w:val="FF0000"/>
          <w:spacing w:val="3"/>
          <w:w w:val="85"/>
        </w:rPr>
        <w:t xml:space="preserve"> </w:t>
      </w:r>
      <w:r>
        <w:rPr>
          <w:rFonts w:ascii="MS PGothic" w:hAnsi="MS PGothic"/>
          <w:color w:val="FF0000"/>
          <w:w w:val="85"/>
        </w:rPr>
        <w:t>☐</w:t>
      </w:r>
      <w:r>
        <w:rPr>
          <w:rFonts w:ascii="MS PGothic" w:hAnsi="MS PGothic"/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7</w:t>
      </w:r>
      <w:r>
        <w:rPr>
          <w:color w:val="FF0000"/>
          <w:spacing w:val="3"/>
          <w:w w:val="85"/>
        </w:rPr>
        <w:t xml:space="preserve"> </w:t>
      </w:r>
      <w:r>
        <w:rPr>
          <w:color w:val="FF0000"/>
          <w:w w:val="85"/>
        </w:rPr>
        <w:t>;</w:t>
      </w:r>
      <w:r>
        <w:rPr>
          <w:color w:val="FF0000"/>
          <w:spacing w:val="3"/>
          <w:w w:val="85"/>
        </w:rPr>
        <w:t xml:space="preserve"> </w:t>
      </w:r>
      <w:r>
        <w:rPr>
          <w:rFonts w:ascii="MS PGothic" w:hAnsi="MS PGothic"/>
          <w:color w:val="FF0000"/>
          <w:w w:val="85"/>
        </w:rPr>
        <w:t>☐</w:t>
      </w:r>
      <w:r>
        <w:rPr>
          <w:rFonts w:ascii="MS PGothic" w:hAnsi="MS PGothic"/>
          <w:color w:val="FF0000"/>
          <w:spacing w:val="15"/>
          <w:w w:val="85"/>
        </w:rPr>
        <w:t xml:space="preserve"> </w:t>
      </w:r>
      <w:r>
        <w:rPr>
          <w:color w:val="FF0000"/>
          <w:w w:val="85"/>
        </w:rPr>
        <w:t>X</w:t>
      </w:r>
    </w:p>
    <w:p w14:paraId="1F2BDC88" w14:textId="77777777" w:rsidR="008B767B" w:rsidRDefault="008B767B">
      <w:pPr>
        <w:pStyle w:val="Corpsdetexte"/>
        <w:rPr>
          <w:sz w:val="24"/>
        </w:rPr>
      </w:pPr>
    </w:p>
    <w:p w14:paraId="70B81FD3" w14:textId="77777777" w:rsidR="008B767B" w:rsidRDefault="008B767B">
      <w:pPr>
        <w:pStyle w:val="Corpsdetexte"/>
        <w:rPr>
          <w:sz w:val="24"/>
        </w:rPr>
      </w:pPr>
    </w:p>
    <w:p w14:paraId="62A9DA5C" w14:textId="77777777" w:rsidR="008B767B" w:rsidRDefault="00E13715">
      <w:pPr>
        <w:pStyle w:val="Titre2"/>
        <w:spacing w:before="189"/>
        <w:ind w:left="256"/>
      </w:pPr>
      <w:r>
        <w:rPr>
          <w:w w:val="80"/>
        </w:rPr>
        <w:t>CIRCUIT</w:t>
      </w:r>
      <w:r>
        <w:rPr>
          <w:spacing w:val="16"/>
          <w:w w:val="80"/>
        </w:rPr>
        <w:t xml:space="preserve"> </w:t>
      </w:r>
      <w:r>
        <w:rPr>
          <w:w w:val="80"/>
        </w:rPr>
        <w:t>DES</w:t>
      </w:r>
      <w:r>
        <w:rPr>
          <w:spacing w:val="16"/>
          <w:w w:val="80"/>
        </w:rPr>
        <w:t xml:space="preserve"> </w:t>
      </w:r>
      <w:r>
        <w:rPr>
          <w:w w:val="80"/>
        </w:rPr>
        <w:t>DONNEES</w:t>
      </w:r>
    </w:p>
    <w:p w14:paraId="292AED3D" w14:textId="77777777" w:rsidR="008B767B" w:rsidRDefault="008B767B">
      <w:pPr>
        <w:pStyle w:val="Corpsdetexte"/>
        <w:spacing w:before="2"/>
        <w:rPr>
          <w:rFonts w:ascii="Arial"/>
          <w:b/>
          <w:sz w:val="25"/>
        </w:rPr>
      </w:pPr>
    </w:p>
    <w:p w14:paraId="6EDC13A0" w14:textId="77777777" w:rsidR="008B767B" w:rsidRDefault="00E13715">
      <w:pPr>
        <w:pStyle w:val="Corpsdetexte"/>
        <w:spacing w:line="276" w:lineRule="auto"/>
        <w:ind w:left="256" w:right="447" w:firstLine="720"/>
      </w:pPr>
      <w:r>
        <w:rPr>
          <w:color w:val="FF0000"/>
          <w:w w:val="80"/>
          <w:shd w:val="clear" w:color="auto" w:fill="FFFF00"/>
        </w:rPr>
        <w:t>[L’objectif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cette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section</w:t>
      </w:r>
      <w:r>
        <w:rPr>
          <w:color w:val="FF0000"/>
          <w:spacing w:val="9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est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mentionner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toutes</w:t>
      </w:r>
      <w:r>
        <w:rPr>
          <w:color w:val="FF0000"/>
          <w:spacing w:val="9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les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personnes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qui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ont</w:t>
      </w:r>
      <w:r>
        <w:rPr>
          <w:color w:val="FF0000"/>
          <w:spacing w:val="9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accès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aux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données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au</w:t>
      </w:r>
      <w:r>
        <w:rPr>
          <w:color w:val="FF0000"/>
          <w:spacing w:val="9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cours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l’étude</w:t>
      </w:r>
      <w:r>
        <w:rPr>
          <w:color w:val="FF0000"/>
          <w:spacing w:val="9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et</w:t>
      </w:r>
      <w:r>
        <w:rPr>
          <w:color w:val="FF0000"/>
          <w:spacing w:val="8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leur</w:t>
      </w:r>
      <w:r>
        <w:rPr>
          <w:color w:val="FF0000"/>
          <w:spacing w:val="1"/>
          <w:w w:val="80"/>
        </w:rPr>
        <w:t xml:space="preserve"> </w:t>
      </w:r>
      <w:r>
        <w:rPr>
          <w:color w:val="FF0000"/>
          <w:w w:val="80"/>
          <w:shd w:val="clear" w:color="auto" w:fill="FFFF00"/>
        </w:rPr>
        <w:t>rôle/action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sur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les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données,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afin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prévenir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les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«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fuites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données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»,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c’est-à-dire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l'exposition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d'informations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confidentielles,</w:t>
      </w:r>
      <w:r>
        <w:rPr>
          <w:color w:val="FF0000"/>
          <w:spacing w:val="16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sensibles</w:t>
      </w:r>
      <w:r>
        <w:rPr>
          <w:color w:val="FF0000"/>
          <w:spacing w:val="15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ou</w:t>
      </w:r>
      <w:r>
        <w:rPr>
          <w:color w:val="FF0000"/>
          <w:spacing w:val="-45"/>
          <w:w w:val="80"/>
        </w:rPr>
        <w:t xml:space="preserve"> </w:t>
      </w:r>
      <w:r>
        <w:rPr>
          <w:color w:val="FF0000"/>
          <w:w w:val="90"/>
          <w:shd w:val="clear" w:color="auto" w:fill="FFFF00"/>
        </w:rPr>
        <w:t>protégée</w:t>
      </w:r>
      <w:r>
        <w:rPr>
          <w:color w:val="FF0000"/>
          <w:spacing w:val="-7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à</w:t>
      </w:r>
      <w:r>
        <w:rPr>
          <w:color w:val="FF0000"/>
          <w:spacing w:val="-7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une</w:t>
      </w:r>
      <w:r>
        <w:rPr>
          <w:color w:val="FF0000"/>
          <w:spacing w:val="-6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personne</w:t>
      </w:r>
      <w:r>
        <w:rPr>
          <w:color w:val="FF0000"/>
          <w:spacing w:val="-7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non</w:t>
      </w:r>
      <w:r>
        <w:rPr>
          <w:color w:val="FF0000"/>
          <w:spacing w:val="-7"/>
          <w:w w:val="90"/>
          <w:shd w:val="clear" w:color="auto" w:fill="FFFF00"/>
        </w:rPr>
        <w:t xml:space="preserve"> </w:t>
      </w:r>
      <w:r>
        <w:rPr>
          <w:color w:val="FF0000"/>
          <w:w w:val="90"/>
          <w:shd w:val="clear" w:color="auto" w:fill="FFFF00"/>
        </w:rPr>
        <w:t>autorisée.</w:t>
      </w:r>
    </w:p>
    <w:p w14:paraId="0BE9D27F" w14:textId="77777777" w:rsidR="008B767B" w:rsidRDefault="00E13715">
      <w:pPr>
        <w:pStyle w:val="Corpsdetexte"/>
        <w:spacing w:before="6" w:line="273" w:lineRule="auto"/>
        <w:ind w:left="241" w:right="3152" w:firstLine="15"/>
      </w:pPr>
      <w:r>
        <w:rPr>
          <w:color w:val="FF0000"/>
          <w:w w:val="80"/>
          <w:shd w:val="clear" w:color="auto" w:fill="FFFF00"/>
        </w:rPr>
        <w:t>Toute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fuite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doit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être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signalée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au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Responsable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Traitement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qui,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lui-même,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doit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la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transmettre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à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la</w:t>
      </w:r>
      <w:r>
        <w:rPr>
          <w:color w:val="FF0000"/>
          <w:spacing w:val="12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CNIL.</w:t>
      </w:r>
      <w:r>
        <w:rPr>
          <w:color w:val="FF0000"/>
          <w:spacing w:val="-46"/>
          <w:w w:val="80"/>
        </w:rPr>
        <w:t xml:space="preserve"> </w:t>
      </w:r>
      <w:r>
        <w:rPr>
          <w:color w:val="FF0000"/>
          <w:w w:val="85"/>
          <w:shd w:val="clear" w:color="auto" w:fill="FFFF00"/>
        </w:rPr>
        <w:t>Ainsi,</w:t>
      </w:r>
      <w:r>
        <w:rPr>
          <w:color w:val="FF0000"/>
          <w:spacing w:val="-4"/>
          <w:w w:val="85"/>
          <w:shd w:val="clear" w:color="auto" w:fill="FFFF00"/>
        </w:rPr>
        <w:t xml:space="preserve"> </w:t>
      </w:r>
      <w:r>
        <w:rPr>
          <w:color w:val="FF0000"/>
          <w:w w:val="85"/>
          <w:shd w:val="clear" w:color="auto" w:fill="FFFF00"/>
        </w:rPr>
        <w:t>il</w:t>
      </w:r>
      <w:r>
        <w:rPr>
          <w:color w:val="FF0000"/>
          <w:spacing w:val="-4"/>
          <w:w w:val="85"/>
          <w:shd w:val="clear" w:color="auto" w:fill="FFFF00"/>
        </w:rPr>
        <w:t xml:space="preserve"> </w:t>
      </w:r>
      <w:r>
        <w:rPr>
          <w:color w:val="FF0000"/>
          <w:w w:val="85"/>
          <w:shd w:val="clear" w:color="auto" w:fill="FFFF00"/>
        </w:rPr>
        <w:t>convient</w:t>
      </w:r>
      <w:r>
        <w:rPr>
          <w:color w:val="FF0000"/>
          <w:spacing w:val="-4"/>
          <w:w w:val="85"/>
          <w:shd w:val="clear" w:color="auto" w:fill="FFFF00"/>
        </w:rPr>
        <w:t xml:space="preserve"> </w:t>
      </w:r>
      <w:r>
        <w:rPr>
          <w:color w:val="FF0000"/>
          <w:w w:val="85"/>
          <w:shd w:val="clear" w:color="auto" w:fill="FFFF00"/>
        </w:rPr>
        <w:t>de</w:t>
      </w:r>
      <w:r>
        <w:rPr>
          <w:color w:val="FF0000"/>
          <w:spacing w:val="-3"/>
          <w:w w:val="85"/>
          <w:shd w:val="clear" w:color="auto" w:fill="FFFF00"/>
        </w:rPr>
        <w:t xml:space="preserve"> </w:t>
      </w:r>
      <w:r>
        <w:rPr>
          <w:color w:val="FF0000"/>
          <w:w w:val="85"/>
          <w:shd w:val="clear" w:color="auto" w:fill="FFFF00"/>
        </w:rPr>
        <w:t>d</w:t>
      </w:r>
      <w:r>
        <w:rPr>
          <w:color w:val="FF0000"/>
          <w:w w:val="85"/>
        </w:rPr>
        <w:t>écrire,</w:t>
      </w:r>
      <w:r>
        <w:rPr>
          <w:color w:val="FF0000"/>
          <w:spacing w:val="-4"/>
          <w:w w:val="85"/>
        </w:rPr>
        <w:t xml:space="preserve"> </w:t>
      </w:r>
      <w:r>
        <w:rPr>
          <w:color w:val="FF0000"/>
          <w:w w:val="85"/>
        </w:rPr>
        <w:t>pour</w:t>
      </w:r>
      <w:r>
        <w:rPr>
          <w:color w:val="FF0000"/>
          <w:spacing w:val="-4"/>
          <w:w w:val="85"/>
        </w:rPr>
        <w:t xml:space="preserve"> </w:t>
      </w:r>
      <w:r>
        <w:rPr>
          <w:color w:val="FF0000"/>
          <w:w w:val="85"/>
        </w:rPr>
        <w:t>chaque</w:t>
      </w:r>
      <w:r>
        <w:rPr>
          <w:color w:val="FF0000"/>
          <w:spacing w:val="-4"/>
          <w:w w:val="85"/>
        </w:rPr>
        <w:t xml:space="preserve"> </w:t>
      </w:r>
      <w:r>
        <w:rPr>
          <w:color w:val="FF0000"/>
          <w:w w:val="85"/>
        </w:rPr>
        <w:t>groupe</w:t>
      </w:r>
      <w:r>
        <w:rPr>
          <w:color w:val="FF0000"/>
          <w:spacing w:val="-3"/>
          <w:w w:val="85"/>
        </w:rPr>
        <w:t xml:space="preserve"> </w:t>
      </w:r>
      <w:r>
        <w:rPr>
          <w:color w:val="FF0000"/>
          <w:w w:val="85"/>
        </w:rPr>
        <w:t>de</w:t>
      </w:r>
      <w:r>
        <w:rPr>
          <w:color w:val="FF0000"/>
          <w:spacing w:val="-4"/>
          <w:w w:val="85"/>
        </w:rPr>
        <w:t xml:space="preserve"> </w:t>
      </w:r>
      <w:r>
        <w:rPr>
          <w:color w:val="FF0000"/>
          <w:w w:val="85"/>
        </w:rPr>
        <w:t>données</w:t>
      </w:r>
      <w:r>
        <w:rPr>
          <w:color w:val="FF0000"/>
          <w:spacing w:val="-4"/>
          <w:w w:val="85"/>
        </w:rPr>
        <w:t xml:space="preserve"> </w:t>
      </w:r>
      <w:r>
        <w:rPr>
          <w:color w:val="FF0000"/>
          <w:w w:val="85"/>
        </w:rPr>
        <w:t>:</w:t>
      </w:r>
    </w:p>
    <w:p w14:paraId="243CFEDF" w14:textId="77777777" w:rsidR="008B767B" w:rsidRDefault="00E13715">
      <w:pPr>
        <w:pStyle w:val="Paragraphedeliste"/>
        <w:numPr>
          <w:ilvl w:val="0"/>
          <w:numId w:val="4"/>
        </w:numPr>
        <w:tabs>
          <w:tab w:val="left" w:pos="745"/>
        </w:tabs>
        <w:spacing w:before="8"/>
        <w:ind w:left="744"/>
      </w:pPr>
      <w:proofErr w:type="gramStart"/>
      <w:r>
        <w:rPr>
          <w:color w:val="FF0000"/>
          <w:w w:val="80"/>
        </w:rPr>
        <w:t>comment</w:t>
      </w:r>
      <w:proofErr w:type="gramEnd"/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circulent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les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données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(papier,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mail,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fax…)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;</w:t>
      </w:r>
    </w:p>
    <w:p w14:paraId="530A7558" w14:textId="77777777" w:rsidR="008B767B" w:rsidRDefault="00E13715">
      <w:pPr>
        <w:pStyle w:val="Paragraphedeliste"/>
        <w:numPr>
          <w:ilvl w:val="0"/>
          <w:numId w:val="4"/>
        </w:numPr>
        <w:tabs>
          <w:tab w:val="left" w:pos="745"/>
        </w:tabs>
        <w:spacing w:before="37"/>
        <w:ind w:left="744"/>
      </w:pPr>
      <w:proofErr w:type="gramStart"/>
      <w:r>
        <w:rPr>
          <w:color w:val="FF0000"/>
          <w:w w:val="80"/>
        </w:rPr>
        <w:t>les</w:t>
      </w:r>
      <w:proofErr w:type="gramEnd"/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éventuels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transferts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(vers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organismes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extérieurs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/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hors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l’UE),</w:t>
      </w:r>
    </w:p>
    <w:p w14:paraId="5344A3FC" w14:textId="77777777" w:rsidR="008B767B" w:rsidRDefault="00E13715">
      <w:pPr>
        <w:pStyle w:val="Paragraphedeliste"/>
        <w:numPr>
          <w:ilvl w:val="0"/>
          <w:numId w:val="4"/>
        </w:numPr>
        <w:tabs>
          <w:tab w:val="left" w:pos="745"/>
        </w:tabs>
        <w:spacing w:before="46" w:line="280" w:lineRule="auto"/>
        <w:ind w:right="2890" w:firstLine="360"/>
      </w:pPr>
      <w:proofErr w:type="gramStart"/>
      <w:r>
        <w:rPr>
          <w:color w:val="FF0000"/>
          <w:w w:val="80"/>
        </w:rPr>
        <w:t>les</w:t>
      </w:r>
      <w:proofErr w:type="gramEnd"/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méthodes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sécurisation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des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données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(cryptage,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mot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passe,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code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transmis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par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téléphone…).</w:t>
      </w:r>
      <w:r>
        <w:rPr>
          <w:color w:val="FF0000"/>
          <w:spacing w:val="-45"/>
          <w:w w:val="80"/>
        </w:rPr>
        <w:t xml:space="preserve"> </w:t>
      </w:r>
      <w:r>
        <w:rPr>
          <w:color w:val="FF0000"/>
          <w:w w:val="85"/>
        </w:rPr>
        <w:t>Identifier</w:t>
      </w:r>
      <w:r>
        <w:rPr>
          <w:color w:val="FF0000"/>
          <w:spacing w:val="-6"/>
          <w:w w:val="85"/>
        </w:rPr>
        <w:t xml:space="preserve"> </w:t>
      </w:r>
      <w:r>
        <w:rPr>
          <w:color w:val="FF0000"/>
          <w:w w:val="85"/>
        </w:rPr>
        <w:t>les</w:t>
      </w:r>
      <w:r>
        <w:rPr>
          <w:color w:val="FF0000"/>
          <w:spacing w:val="-5"/>
          <w:w w:val="85"/>
        </w:rPr>
        <w:t xml:space="preserve"> </w:t>
      </w:r>
      <w:r>
        <w:rPr>
          <w:color w:val="FF0000"/>
          <w:w w:val="85"/>
        </w:rPr>
        <w:t>personnes</w:t>
      </w:r>
      <w:r>
        <w:rPr>
          <w:color w:val="FF0000"/>
          <w:spacing w:val="-5"/>
          <w:w w:val="85"/>
        </w:rPr>
        <w:t xml:space="preserve"> </w:t>
      </w:r>
      <w:r>
        <w:rPr>
          <w:color w:val="FF0000"/>
          <w:w w:val="85"/>
        </w:rPr>
        <w:t>ayant</w:t>
      </w:r>
      <w:r>
        <w:rPr>
          <w:color w:val="FF0000"/>
          <w:spacing w:val="-6"/>
          <w:w w:val="85"/>
        </w:rPr>
        <w:t xml:space="preserve"> </w:t>
      </w:r>
      <w:r>
        <w:rPr>
          <w:color w:val="FF0000"/>
          <w:w w:val="85"/>
        </w:rPr>
        <w:t>accès</w:t>
      </w:r>
      <w:r>
        <w:rPr>
          <w:color w:val="FF0000"/>
          <w:spacing w:val="-5"/>
          <w:w w:val="85"/>
        </w:rPr>
        <w:t xml:space="preserve"> </w:t>
      </w:r>
      <w:r>
        <w:rPr>
          <w:color w:val="FF0000"/>
          <w:w w:val="85"/>
        </w:rPr>
        <w:t>aux</w:t>
      </w:r>
      <w:r>
        <w:rPr>
          <w:color w:val="FF0000"/>
          <w:spacing w:val="-5"/>
          <w:w w:val="85"/>
        </w:rPr>
        <w:t xml:space="preserve"> </w:t>
      </w:r>
      <w:r>
        <w:rPr>
          <w:color w:val="FF0000"/>
          <w:w w:val="85"/>
        </w:rPr>
        <w:t>données</w:t>
      </w:r>
      <w:r>
        <w:rPr>
          <w:color w:val="FF0000"/>
          <w:spacing w:val="-6"/>
          <w:w w:val="85"/>
        </w:rPr>
        <w:t xml:space="preserve"> </w:t>
      </w:r>
      <w:r>
        <w:rPr>
          <w:color w:val="FF0000"/>
          <w:w w:val="85"/>
        </w:rPr>
        <w:t>et</w:t>
      </w:r>
      <w:r>
        <w:rPr>
          <w:color w:val="FF0000"/>
          <w:spacing w:val="-5"/>
          <w:w w:val="85"/>
        </w:rPr>
        <w:t xml:space="preserve"> </w:t>
      </w:r>
      <w:r>
        <w:rPr>
          <w:color w:val="FF0000"/>
          <w:w w:val="85"/>
        </w:rPr>
        <w:t>à</w:t>
      </w:r>
      <w:r>
        <w:rPr>
          <w:color w:val="FF0000"/>
          <w:spacing w:val="-5"/>
          <w:w w:val="85"/>
        </w:rPr>
        <w:t xml:space="preserve"> </w:t>
      </w:r>
      <w:r>
        <w:rPr>
          <w:color w:val="FF0000"/>
          <w:w w:val="85"/>
        </w:rPr>
        <w:t>quel</w:t>
      </w:r>
      <w:r>
        <w:rPr>
          <w:color w:val="FF0000"/>
          <w:spacing w:val="-5"/>
          <w:w w:val="85"/>
        </w:rPr>
        <w:t xml:space="preserve"> </w:t>
      </w:r>
      <w:r>
        <w:rPr>
          <w:color w:val="FF0000"/>
          <w:w w:val="85"/>
        </w:rPr>
        <w:t>groupe</w:t>
      </w:r>
      <w:r>
        <w:rPr>
          <w:color w:val="FF0000"/>
          <w:spacing w:val="-6"/>
          <w:w w:val="85"/>
        </w:rPr>
        <w:t xml:space="preserve"> </w:t>
      </w:r>
      <w:r>
        <w:rPr>
          <w:color w:val="FF0000"/>
          <w:w w:val="85"/>
        </w:rPr>
        <w:t>de</w:t>
      </w:r>
      <w:r>
        <w:rPr>
          <w:color w:val="FF0000"/>
          <w:spacing w:val="-5"/>
          <w:w w:val="85"/>
        </w:rPr>
        <w:t xml:space="preserve"> </w:t>
      </w:r>
      <w:r>
        <w:rPr>
          <w:color w:val="FF0000"/>
          <w:w w:val="85"/>
        </w:rPr>
        <w:t>données.]</w:t>
      </w:r>
    </w:p>
    <w:p w14:paraId="0B53CD6C" w14:textId="77777777" w:rsidR="008B767B" w:rsidRDefault="008B767B">
      <w:pPr>
        <w:pStyle w:val="Corpsdetexte"/>
        <w:spacing w:before="4"/>
        <w:rPr>
          <w:sz w:val="26"/>
        </w:rPr>
      </w:pPr>
    </w:p>
    <w:p w14:paraId="28FC57AA" w14:textId="77777777" w:rsidR="008B767B" w:rsidRDefault="00E13715">
      <w:pPr>
        <w:pStyle w:val="Corpsdetexte"/>
        <w:ind w:left="256"/>
      </w:pPr>
      <w:r>
        <w:rPr>
          <w:w w:val="80"/>
          <w:u w:val="thick"/>
        </w:rPr>
        <w:t>Table</w:t>
      </w:r>
      <w:r>
        <w:rPr>
          <w:spacing w:val="7"/>
          <w:w w:val="80"/>
          <w:u w:val="thick"/>
        </w:rPr>
        <w:t xml:space="preserve"> </w:t>
      </w:r>
      <w:r>
        <w:rPr>
          <w:w w:val="80"/>
          <w:u w:val="thick"/>
        </w:rPr>
        <w:t>de</w:t>
      </w:r>
      <w:r>
        <w:rPr>
          <w:spacing w:val="8"/>
          <w:w w:val="80"/>
          <w:u w:val="thick"/>
        </w:rPr>
        <w:t xml:space="preserve"> </w:t>
      </w:r>
      <w:r>
        <w:rPr>
          <w:w w:val="80"/>
          <w:u w:val="thick"/>
        </w:rPr>
        <w:t>correspondance</w:t>
      </w:r>
      <w:r>
        <w:rPr>
          <w:spacing w:val="8"/>
          <w:w w:val="80"/>
        </w:rPr>
        <w:t xml:space="preserve"> </w:t>
      </w:r>
      <w:r>
        <w:rPr>
          <w:w w:val="80"/>
        </w:rPr>
        <w:t>:</w:t>
      </w:r>
      <w:r>
        <w:rPr>
          <w:spacing w:val="8"/>
          <w:w w:val="80"/>
        </w:rPr>
        <w:t xml:space="preserve"> </w:t>
      </w:r>
      <w:r>
        <w:rPr>
          <w:w w:val="80"/>
          <w:vertAlign w:val="superscript"/>
        </w:rPr>
        <w:t>1</w:t>
      </w:r>
    </w:p>
    <w:p w14:paraId="73BBEDC5" w14:textId="77777777" w:rsidR="008B767B" w:rsidRDefault="00E13715">
      <w:pPr>
        <w:pStyle w:val="Corpsdetexte"/>
        <w:spacing w:before="52" w:line="285" w:lineRule="auto"/>
        <w:ind w:left="241" w:right="8160" w:firstLine="15"/>
      </w:pPr>
      <w:r>
        <w:rPr>
          <w:w w:val="80"/>
        </w:rPr>
        <w:t>Tenue</w:t>
      </w:r>
      <w:r>
        <w:rPr>
          <w:spacing w:val="3"/>
          <w:w w:val="80"/>
        </w:rPr>
        <w:t xml:space="preserve"> </w:t>
      </w:r>
      <w:r>
        <w:rPr>
          <w:w w:val="80"/>
        </w:rPr>
        <w:t>à</w:t>
      </w:r>
      <w:r>
        <w:rPr>
          <w:spacing w:val="3"/>
          <w:w w:val="80"/>
        </w:rPr>
        <w:t xml:space="preserve"> </w:t>
      </w:r>
      <w:r>
        <w:rPr>
          <w:w w:val="80"/>
        </w:rPr>
        <w:t>jour</w:t>
      </w:r>
      <w:r>
        <w:rPr>
          <w:spacing w:val="4"/>
          <w:w w:val="80"/>
        </w:rPr>
        <w:t xml:space="preserve"> </w:t>
      </w:r>
      <w:r>
        <w:rPr>
          <w:w w:val="80"/>
        </w:rPr>
        <w:t>par</w:t>
      </w:r>
      <w:proofErr w:type="gramStart"/>
      <w:r>
        <w:rPr>
          <w:spacing w:val="3"/>
          <w:w w:val="80"/>
        </w:rPr>
        <w:t xml:space="preserve"> </w:t>
      </w:r>
      <w:r>
        <w:rPr>
          <w:w w:val="80"/>
        </w:rPr>
        <w:t>:Brieuc</w:t>
      </w:r>
      <w:proofErr w:type="gramEnd"/>
      <w:r>
        <w:rPr>
          <w:spacing w:val="4"/>
          <w:w w:val="80"/>
        </w:rPr>
        <w:t xml:space="preserve"> </w:t>
      </w:r>
      <w:r>
        <w:rPr>
          <w:w w:val="80"/>
        </w:rPr>
        <w:t>Vignon</w:t>
      </w:r>
      <w:r>
        <w:rPr>
          <w:spacing w:val="1"/>
          <w:w w:val="80"/>
        </w:rPr>
        <w:t xml:space="preserve"> </w:t>
      </w:r>
      <w:r>
        <w:rPr>
          <w:w w:val="80"/>
        </w:rPr>
        <w:t>Accessible</w:t>
      </w:r>
      <w:r>
        <w:rPr>
          <w:spacing w:val="9"/>
          <w:w w:val="80"/>
        </w:rPr>
        <w:t xml:space="preserve"> </w:t>
      </w:r>
      <w:r>
        <w:rPr>
          <w:w w:val="80"/>
        </w:rPr>
        <w:t>à</w:t>
      </w:r>
      <w:r>
        <w:rPr>
          <w:spacing w:val="10"/>
          <w:w w:val="80"/>
        </w:rPr>
        <w:t xml:space="preserve"> </w:t>
      </w:r>
      <w:r>
        <w:rPr>
          <w:w w:val="80"/>
        </w:rPr>
        <w:t>:</w:t>
      </w:r>
      <w:r>
        <w:rPr>
          <w:spacing w:val="10"/>
          <w:w w:val="80"/>
        </w:rPr>
        <w:t xml:space="preserve"> </w:t>
      </w:r>
      <w:r>
        <w:rPr>
          <w:w w:val="80"/>
        </w:rPr>
        <w:t>Dr</w:t>
      </w:r>
      <w:r>
        <w:rPr>
          <w:spacing w:val="9"/>
          <w:w w:val="80"/>
        </w:rPr>
        <w:t xml:space="preserve"> </w:t>
      </w:r>
      <w:r>
        <w:rPr>
          <w:w w:val="80"/>
        </w:rPr>
        <w:t>Bourgoin</w:t>
      </w:r>
      <w:r>
        <w:rPr>
          <w:spacing w:val="10"/>
          <w:w w:val="80"/>
        </w:rPr>
        <w:t xml:space="preserve"> </w:t>
      </w:r>
      <w:r>
        <w:rPr>
          <w:w w:val="80"/>
        </w:rPr>
        <w:t>et</w:t>
      </w:r>
      <w:r>
        <w:rPr>
          <w:spacing w:val="10"/>
          <w:w w:val="80"/>
        </w:rPr>
        <w:t xml:space="preserve"> </w:t>
      </w:r>
      <w:r>
        <w:rPr>
          <w:w w:val="80"/>
        </w:rPr>
        <w:t>Dr</w:t>
      </w:r>
      <w:r>
        <w:rPr>
          <w:spacing w:val="9"/>
          <w:w w:val="80"/>
        </w:rPr>
        <w:t xml:space="preserve"> </w:t>
      </w:r>
      <w:r>
        <w:rPr>
          <w:w w:val="80"/>
        </w:rPr>
        <w:t>Breton</w:t>
      </w:r>
    </w:p>
    <w:p w14:paraId="0B9D96AE" w14:textId="77777777" w:rsidR="008B767B" w:rsidRDefault="00E13715">
      <w:pPr>
        <w:pStyle w:val="Corpsdetexte"/>
        <w:spacing w:line="251" w:lineRule="exact"/>
        <w:ind w:left="256"/>
      </w:pPr>
      <w:r>
        <w:rPr>
          <w:w w:val="80"/>
        </w:rPr>
        <w:t>Mode</w:t>
      </w:r>
      <w:r>
        <w:rPr>
          <w:spacing w:val="15"/>
          <w:w w:val="80"/>
        </w:rPr>
        <w:t xml:space="preserve"> </w:t>
      </w:r>
      <w:r>
        <w:rPr>
          <w:w w:val="80"/>
        </w:rPr>
        <w:t>de</w:t>
      </w:r>
      <w:r>
        <w:rPr>
          <w:spacing w:val="16"/>
          <w:w w:val="80"/>
        </w:rPr>
        <w:t xml:space="preserve"> </w:t>
      </w:r>
      <w:r>
        <w:rPr>
          <w:w w:val="80"/>
        </w:rPr>
        <w:t>sécurisation/protection</w:t>
      </w:r>
      <w:r>
        <w:rPr>
          <w:spacing w:val="16"/>
          <w:w w:val="80"/>
        </w:rPr>
        <w:t xml:space="preserve"> </w:t>
      </w:r>
      <w:r>
        <w:rPr>
          <w:w w:val="80"/>
        </w:rPr>
        <w:t>:</w:t>
      </w:r>
      <w:r>
        <w:rPr>
          <w:spacing w:val="15"/>
          <w:w w:val="80"/>
        </w:rPr>
        <w:t xml:space="preserve"> </w:t>
      </w:r>
      <w:r>
        <w:rPr>
          <w:w w:val="80"/>
        </w:rPr>
        <w:t>dossier</w:t>
      </w:r>
      <w:r>
        <w:rPr>
          <w:spacing w:val="16"/>
          <w:w w:val="80"/>
        </w:rPr>
        <w:t xml:space="preserve"> </w:t>
      </w:r>
      <w:r>
        <w:rPr>
          <w:w w:val="80"/>
        </w:rPr>
        <w:t>privé</w:t>
      </w:r>
      <w:r>
        <w:rPr>
          <w:spacing w:val="16"/>
          <w:w w:val="80"/>
        </w:rPr>
        <w:t xml:space="preserve"> </w:t>
      </w:r>
      <w:r>
        <w:rPr>
          <w:w w:val="80"/>
        </w:rPr>
        <w:t>serveur</w:t>
      </w:r>
      <w:r>
        <w:rPr>
          <w:spacing w:val="15"/>
          <w:w w:val="80"/>
        </w:rPr>
        <w:t xml:space="preserve"> </w:t>
      </w:r>
      <w:r>
        <w:rPr>
          <w:w w:val="80"/>
        </w:rPr>
        <w:t>CHU</w:t>
      </w:r>
    </w:p>
    <w:p w14:paraId="37AA4B48" w14:textId="77777777" w:rsidR="008B767B" w:rsidRDefault="00E13715">
      <w:pPr>
        <w:pStyle w:val="Corpsdetexte"/>
        <w:spacing w:before="47"/>
        <w:ind w:left="256"/>
      </w:pPr>
      <w:r>
        <w:rPr>
          <w:w w:val="80"/>
        </w:rPr>
        <w:t>Cette</w:t>
      </w:r>
      <w:r>
        <w:rPr>
          <w:spacing w:val="11"/>
          <w:w w:val="80"/>
        </w:rPr>
        <w:t xml:space="preserve"> </w:t>
      </w:r>
      <w:r>
        <w:rPr>
          <w:w w:val="80"/>
        </w:rPr>
        <w:t>table</w:t>
      </w:r>
      <w:r>
        <w:rPr>
          <w:spacing w:val="12"/>
          <w:w w:val="80"/>
        </w:rPr>
        <w:t xml:space="preserve"> </w:t>
      </w:r>
      <w:r>
        <w:rPr>
          <w:w w:val="80"/>
        </w:rPr>
        <w:t>est</w:t>
      </w:r>
      <w:r>
        <w:rPr>
          <w:spacing w:val="11"/>
          <w:w w:val="80"/>
        </w:rPr>
        <w:t xml:space="preserve"> </w:t>
      </w:r>
      <w:r>
        <w:rPr>
          <w:w w:val="80"/>
        </w:rPr>
        <w:t>conservée</w:t>
      </w:r>
      <w:r>
        <w:rPr>
          <w:spacing w:val="12"/>
          <w:w w:val="80"/>
        </w:rPr>
        <w:t xml:space="preserve"> </w:t>
      </w:r>
      <w:r>
        <w:rPr>
          <w:w w:val="80"/>
        </w:rPr>
        <w:t>par</w:t>
      </w:r>
      <w:r>
        <w:rPr>
          <w:spacing w:val="11"/>
          <w:w w:val="80"/>
        </w:rPr>
        <w:t xml:space="preserve"> </w:t>
      </w:r>
      <w:r>
        <w:rPr>
          <w:w w:val="80"/>
        </w:rPr>
        <w:t>le</w:t>
      </w:r>
      <w:r>
        <w:rPr>
          <w:spacing w:val="12"/>
          <w:w w:val="80"/>
        </w:rPr>
        <w:t xml:space="preserve"> </w:t>
      </w:r>
      <w:r>
        <w:rPr>
          <w:w w:val="80"/>
        </w:rPr>
        <w:t>service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soins</w:t>
      </w:r>
      <w:r>
        <w:rPr>
          <w:spacing w:val="12"/>
          <w:w w:val="80"/>
        </w:rPr>
        <w:t xml:space="preserve"> </w:t>
      </w:r>
      <w:r>
        <w:rPr>
          <w:w w:val="80"/>
        </w:rPr>
        <w:t>et</w:t>
      </w:r>
      <w:r>
        <w:rPr>
          <w:spacing w:val="11"/>
          <w:w w:val="80"/>
        </w:rPr>
        <w:t xml:space="preserve"> </w:t>
      </w:r>
      <w:r>
        <w:rPr>
          <w:w w:val="80"/>
        </w:rPr>
        <w:t>ne</w:t>
      </w:r>
      <w:r>
        <w:rPr>
          <w:spacing w:val="12"/>
          <w:w w:val="80"/>
        </w:rPr>
        <w:t xml:space="preserve"> </w:t>
      </w:r>
      <w:r>
        <w:rPr>
          <w:w w:val="80"/>
        </w:rPr>
        <w:t>peut</w:t>
      </w:r>
      <w:r>
        <w:rPr>
          <w:spacing w:val="12"/>
          <w:w w:val="80"/>
        </w:rPr>
        <w:t xml:space="preserve"> </w:t>
      </w:r>
      <w:r>
        <w:rPr>
          <w:w w:val="80"/>
        </w:rPr>
        <w:t>être</w:t>
      </w:r>
      <w:r>
        <w:rPr>
          <w:spacing w:val="11"/>
          <w:w w:val="80"/>
        </w:rPr>
        <w:t xml:space="preserve"> </w:t>
      </w:r>
      <w:r>
        <w:rPr>
          <w:w w:val="80"/>
        </w:rPr>
        <w:t>transférée.</w:t>
      </w:r>
    </w:p>
    <w:p w14:paraId="1B16DA3B" w14:textId="77777777" w:rsidR="008B767B" w:rsidRDefault="008B767B">
      <w:pPr>
        <w:pStyle w:val="Corpsdetexte"/>
        <w:spacing w:before="9"/>
        <w:rPr>
          <w:sz w:val="30"/>
        </w:rPr>
      </w:pPr>
    </w:p>
    <w:p w14:paraId="56BED170" w14:textId="77777777" w:rsidR="008B767B" w:rsidRDefault="00E13715">
      <w:pPr>
        <w:pStyle w:val="Corpsdetexte"/>
        <w:spacing w:before="1" w:line="273" w:lineRule="auto"/>
        <w:ind w:left="256" w:right="6264"/>
      </w:pPr>
      <w:r>
        <w:rPr>
          <w:w w:val="80"/>
          <w:u w:val="thick"/>
        </w:rPr>
        <w:t>Données</w:t>
      </w:r>
      <w:r>
        <w:rPr>
          <w:spacing w:val="20"/>
          <w:w w:val="80"/>
          <w:u w:val="thick"/>
        </w:rPr>
        <w:t xml:space="preserve"> </w:t>
      </w:r>
      <w:r>
        <w:rPr>
          <w:w w:val="80"/>
          <w:u w:val="thick"/>
        </w:rPr>
        <w:t>issues</w:t>
      </w:r>
      <w:r>
        <w:rPr>
          <w:spacing w:val="20"/>
          <w:w w:val="80"/>
          <w:u w:val="thick"/>
        </w:rPr>
        <w:t xml:space="preserve"> </w:t>
      </w:r>
      <w:r>
        <w:rPr>
          <w:w w:val="80"/>
          <w:u w:val="thick"/>
        </w:rPr>
        <w:t>du</w:t>
      </w:r>
      <w:r>
        <w:rPr>
          <w:spacing w:val="20"/>
          <w:w w:val="80"/>
          <w:u w:val="thick"/>
        </w:rPr>
        <w:t xml:space="preserve"> </w:t>
      </w:r>
      <w:r>
        <w:rPr>
          <w:w w:val="80"/>
          <w:u w:val="thick"/>
        </w:rPr>
        <w:t>dossier</w:t>
      </w:r>
      <w:r>
        <w:rPr>
          <w:spacing w:val="20"/>
          <w:w w:val="80"/>
          <w:u w:val="thick"/>
        </w:rPr>
        <w:t xml:space="preserve"> </w:t>
      </w:r>
      <w:r>
        <w:rPr>
          <w:w w:val="80"/>
          <w:u w:val="thick"/>
        </w:rPr>
        <w:t>patient</w:t>
      </w:r>
      <w:r>
        <w:rPr>
          <w:spacing w:val="20"/>
          <w:w w:val="80"/>
          <w:u w:val="thick"/>
        </w:rPr>
        <w:t xml:space="preserve"> </w:t>
      </w:r>
      <w:proofErr w:type="gramStart"/>
      <w:r>
        <w:rPr>
          <w:w w:val="80"/>
        </w:rPr>
        <w:t>:</w:t>
      </w:r>
      <w:r>
        <w:rPr>
          <w:spacing w:val="20"/>
          <w:w w:val="80"/>
        </w:rPr>
        <w:t xml:space="preserve"> </w:t>
      </w:r>
      <w:r>
        <w:rPr>
          <w:w w:val="80"/>
        </w:rPr>
        <w:t>.</w:t>
      </w:r>
      <w:proofErr w:type="gramEnd"/>
      <w:r>
        <w:rPr>
          <w:rFonts w:ascii="MS PGothic" w:hAnsi="MS PGothic"/>
          <w:w w:val="80"/>
        </w:rPr>
        <w:t>☐</w:t>
      </w:r>
      <w:r>
        <w:rPr>
          <w:w w:val="80"/>
        </w:rPr>
        <w:t>Non</w:t>
      </w:r>
      <w:r>
        <w:rPr>
          <w:spacing w:val="20"/>
          <w:w w:val="80"/>
        </w:rPr>
        <w:t xml:space="preserve"> </w:t>
      </w:r>
      <w:r>
        <w:rPr>
          <w:w w:val="80"/>
        </w:rPr>
        <w:t>applicable</w:t>
      </w:r>
      <w:r>
        <w:rPr>
          <w:spacing w:val="-45"/>
          <w:w w:val="80"/>
        </w:rPr>
        <w:t xml:space="preserve"> </w:t>
      </w:r>
      <w:r>
        <w:rPr>
          <w:w w:val="85"/>
        </w:rPr>
        <w:t>Collectées</w:t>
      </w:r>
      <w:r>
        <w:rPr>
          <w:spacing w:val="-4"/>
          <w:w w:val="85"/>
        </w:rPr>
        <w:t xml:space="preserve"> </w:t>
      </w:r>
      <w:r>
        <w:rPr>
          <w:w w:val="85"/>
        </w:rPr>
        <w:t>par</w:t>
      </w:r>
      <w:r>
        <w:rPr>
          <w:spacing w:val="-4"/>
          <w:w w:val="85"/>
        </w:rPr>
        <w:t xml:space="preserve"> </w:t>
      </w:r>
      <w:r>
        <w:rPr>
          <w:w w:val="85"/>
        </w:rPr>
        <w:t>Brieuc</w:t>
      </w:r>
      <w:r>
        <w:rPr>
          <w:spacing w:val="-3"/>
          <w:w w:val="85"/>
        </w:rPr>
        <w:t xml:space="preserve"> </w:t>
      </w:r>
      <w:r>
        <w:rPr>
          <w:w w:val="85"/>
        </w:rPr>
        <w:t>Vignon</w:t>
      </w:r>
    </w:p>
    <w:p w14:paraId="7175A4E1" w14:textId="77777777" w:rsidR="008B767B" w:rsidRDefault="00E13715">
      <w:pPr>
        <w:pStyle w:val="Corpsdetexte"/>
        <w:spacing w:before="12"/>
        <w:ind w:left="256"/>
      </w:pPr>
      <w:r>
        <w:rPr>
          <w:w w:val="80"/>
        </w:rPr>
        <w:t>En</w:t>
      </w:r>
      <w:r>
        <w:rPr>
          <w:spacing w:val="10"/>
          <w:w w:val="80"/>
        </w:rPr>
        <w:t xml:space="preserve"> </w:t>
      </w:r>
      <w:r>
        <w:rPr>
          <w:w w:val="80"/>
        </w:rPr>
        <w:t>utilisant</w:t>
      </w:r>
      <w:r>
        <w:rPr>
          <w:spacing w:val="10"/>
          <w:w w:val="80"/>
        </w:rPr>
        <w:t xml:space="preserve"> </w:t>
      </w:r>
      <w:r>
        <w:rPr>
          <w:w w:val="80"/>
        </w:rPr>
        <w:t>le</w:t>
      </w:r>
      <w:r>
        <w:rPr>
          <w:spacing w:val="10"/>
          <w:w w:val="80"/>
        </w:rPr>
        <w:t xml:space="preserve"> </w:t>
      </w:r>
      <w:r>
        <w:rPr>
          <w:w w:val="80"/>
        </w:rPr>
        <w:t>logiciel</w:t>
      </w:r>
      <w:r>
        <w:rPr>
          <w:spacing w:val="10"/>
          <w:w w:val="80"/>
        </w:rPr>
        <w:t xml:space="preserve"> </w:t>
      </w:r>
      <w:r>
        <w:rPr>
          <w:w w:val="80"/>
        </w:rPr>
        <w:t>:</w:t>
      </w:r>
      <w:r>
        <w:rPr>
          <w:spacing w:val="11"/>
          <w:w w:val="80"/>
        </w:rPr>
        <w:t xml:space="preserve"> </w:t>
      </w:r>
      <w:proofErr w:type="spellStart"/>
      <w:r>
        <w:rPr>
          <w:w w:val="80"/>
        </w:rPr>
        <w:t>DxCare</w:t>
      </w:r>
      <w:proofErr w:type="spellEnd"/>
    </w:p>
    <w:p w14:paraId="49433ADB" w14:textId="77777777" w:rsidR="008B767B" w:rsidRDefault="00E13715">
      <w:pPr>
        <w:pStyle w:val="Corpsdetexte"/>
        <w:spacing w:before="47" w:line="283" w:lineRule="auto"/>
        <w:ind w:left="256" w:right="1766" w:hanging="15"/>
      </w:pPr>
      <w:r>
        <w:rPr>
          <w:w w:val="80"/>
        </w:rPr>
        <w:t>Accessible</w:t>
      </w:r>
      <w:r>
        <w:rPr>
          <w:spacing w:val="12"/>
          <w:w w:val="80"/>
        </w:rPr>
        <w:t xml:space="preserve"> </w:t>
      </w:r>
      <w:r>
        <w:rPr>
          <w:w w:val="80"/>
        </w:rPr>
        <w:t>à</w:t>
      </w:r>
      <w:r>
        <w:rPr>
          <w:spacing w:val="12"/>
          <w:w w:val="80"/>
        </w:rPr>
        <w:t xml:space="preserve"> </w:t>
      </w:r>
      <w:r>
        <w:rPr>
          <w:w w:val="80"/>
        </w:rPr>
        <w:t>:</w:t>
      </w:r>
      <w:r>
        <w:rPr>
          <w:spacing w:val="12"/>
          <w:w w:val="80"/>
        </w:rPr>
        <w:t xml:space="preserve"> </w:t>
      </w:r>
      <w:r>
        <w:rPr>
          <w:color w:val="FF0000"/>
          <w:w w:val="80"/>
        </w:rPr>
        <w:t>l’équipe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d’investigation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du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centre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/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à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l'équipe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projet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chargée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du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suivi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et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la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coordination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la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recherche</w:t>
      </w:r>
      <w:r>
        <w:rPr>
          <w:color w:val="FF0000"/>
          <w:spacing w:val="-46"/>
          <w:w w:val="80"/>
        </w:rPr>
        <w:t xml:space="preserve"> </w:t>
      </w:r>
      <w:r>
        <w:rPr>
          <w:w w:val="90"/>
        </w:rPr>
        <w:t>Mode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sécurisation/protection</w:t>
      </w:r>
      <w:r>
        <w:rPr>
          <w:spacing w:val="-9"/>
          <w:w w:val="90"/>
        </w:rPr>
        <w:t xml:space="preserve"> </w:t>
      </w:r>
      <w:r>
        <w:rPr>
          <w:w w:val="90"/>
        </w:rPr>
        <w:t>:</w:t>
      </w:r>
      <w:r>
        <w:rPr>
          <w:spacing w:val="-9"/>
          <w:w w:val="90"/>
        </w:rPr>
        <w:t xml:space="preserve"> </w:t>
      </w:r>
      <w:r>
        <w:rPr>
          <w:w w:val="90"/>
        </w:rPr>
        <w:t>dossier</w:t>
      </w:r>
      <w:r>
        <w:rPr>
          <w:spacing w:val="-9"/>
          <w:w w:val="90"/>
        </w:rPr>
        <w:t xml:space="preserve"> </w:t>
      </w:r>
      <w:r>
        <w:rPr>
          <w:w w:val="90"/>
        </w:rPr>
        <w:t>privé</w:t>
      </w:r>
      <w:r>
        <w:rPr>
          <w:spacing w:val="-9"/>
          <w:w w:val="90"/>
        </w:rPr>
        <w:t xml:space="preserve"> </w:t>
      </w:r>
      <w:r>
        <w:rPr>
          <w:w w:val="90"/>
        </w:rPr>
        <w:t>serveur</w:t>
      </w:r>
      <w:r>
        <w:rPr>
          <w:spacing w:val="-9"/>
          <w:w w:val="90"/>
        </w:rPr>
        <w:t xml:space="preserve"> </w:t>
      </w:r>
      <w:r>
        <w:rPr>
          <w:w w:val="90"/>
        </w:rPr>
        <w:t>CHU</w:t>
      </w:r>
    </w:p>
    <w:p w14:paraId="3335CBC9" w14:textId="77777777" w:rsidR="008B767B" w:rsidRDefault="008B767B">
      <w:pPr>
        <w:pStyle w:val="Corpsdetexte"/>
        <w:rPr>
          <w:sz w:val="24"/>
        </w:rPr>
      </w:pPr>
    </w:p>
    <w:p w14:paraId="31D7AAE6" w14:textId="77777777" w:rsidR="008B767B" w:rsidRDefault="008B767B">
      <w:pPr>
        <w:pStyle w:val="Corpsdetexte"/>
        <w:rPr>
          <w:sz w:val="29"/>
        </w:rPr>
      </w:pPr>
    </w:p>
    <w:p w14:paraId="39C3FAF8" w14:textId="77777777" w:rsidR="008B767B" w:rsidRDefault="00E13715">
      <w:pPr>
        <w:pStyle w:val="Corpsdetexte"/>
        <w:ind w:left="256"/>
      </w:pPr>
      <w:r>
        <w:rPr>
          <w:w w:val="80"/>
          <w:u w:val="thick"/>
        </w:rPr>
        <w:t>Données</w:t>
      </w:r>
      <w:r>
        <w:rPr>
          <w:spacing w:val="15"/>
          <w:w w:val="80"/>
          <w:u w:val="thick"/>
        </w:rPr>
        <w:t xml:space="preserve"> </w:t>
      </w:r>
      <w:r>
        <w:rPr>
          <w:w w:val="80"/>
          <w:u w:val="thick"/>
        </w:rPr>
        <w:t>issues</w:t>
      </w:r>
      <w:r>
        <w:rPr>
          <w:spacing w:val="15"/>
          <w:w w:val="80"/>
          <w:u w:val="thick"/>
        </w:rPr>
        <w:t xml:space="preserve"> </w:t>
      </w:r>
      <w:r>
        <w:rPr>
          <w:w w:val="80"/>
          <w:u w:val="thick"/>
        </w:rPr>
        <w:t>d’une</w:t>
      </w:r>
      <w:r>
        <w:rPr>
          <w:spacing w:val="16"/>
          <w:w w:val="80"/>
          <w:u w:val="thick"/>
        </w:rPr>
        <w:t xml:space="preserve"> </w:t>
      </w:r>
      <w:r>
        <w:rPr>
          <w:w w:val="80"/>
          <w:u w:val="thick"/>
        </w:rPr>
        <w:t>base</w:t>
      </w:r>
      <w:r>
        <w:rPr>
          <w:spacing w:val="15"/>
          <w:w w:val="80"/>
          <w:u w:val="thick"/>
        </w:rPr>
        <w:t xml:space="preserve"> </w:t>
      </w:r>
      <w:r>
        <w:rPr>
          <w:w w:val="80"/>
          <w:u w:val="thick"/>
        </w:rPr>
        <w:t>de</w:t>
      </w:r>
      <w:r>
        <w:rPr>
          <w:spacing w:val="16"/>
          <w:w w:val="80"/>
          <w:u w:val="thick"/>
        </w:rPr>
        <w:t xml:space="preserve"> </w:t>
      </w:r>
      <w:r>
        <w:rPr>
          <w:w w:val="80"/>
          <w:u w:val="thick"/>
        </w:rPr>
        <w:t>données</w:t>
      </w:r>
      <w:r>
        <w:rPr>
          <w:spacing w:val="15"/>
          <w:w w:val="80"/>
          <w:u w:val="thick"/>
        </w:rPr>
        <w:t xml:space="preserve"> </w:t>
      </w:r>
      <w:r>
        <w:rPr>
          <w:w w:val="80"/>
          <w:u w:val="thick"/>
        </w:rPr>
        <w:t>existante</w:t>
      </w:r>
      <w:r>
        <w:rPr>
          <w:spacing w:val="16"/>
          <w:w w:val="80"/>
        </w:rPr>
        <w:t xml:space="preserve"> </w:t>
      </w:r>
      <w:r>
        <w:rPr>
          <w:w w:val="80"/>
        </w:rPr>
        <w:t>:</w:t>
      </w:r>
      <w:r>
        <w:rPr>
          <w:spacing w:val="15"/>
          <w:w w:val="80"/>
        </w:rPr>
        <w:t xml:space="preserve"> </w:t>
      </w:r>
      <w:r>
        <w:rPr>
          <w:w w:val="80"/>
        </w:rPr>
        <w:t>.X</w:t>
      </w:r>
      <w:r>
        <w:rPr>
          <w:spacing w:val="30"/>
          <w:w w:val="80"/>
        </w:rPr>
        <w:t xml:space="preserve"> </w:t>
      </w:r>
      <w:r>
        <w:rPr>
          <w:w w:val="80"/>
        </w:rPr>
        <w:t>Non</w:t>
      </w:r>
      <w:r>
        <w:rPr>
          <w:spacing w:val="15"/>
          <w:w w:val="80"/>
        </w:rPr>
        <w:t xml:space="preserve"> </w:t>
      </w:r>
      <w:r>
        <w:rPr>
          <w:w w:val="80"/>
        </w:rPr>
        <w:t>applicable</w:t>
      </w:r>
    </w:p>
    <w:p w14:paraId="2E7FC586" w14:textId="77777777" w:rsidR="008B767B" w:rsidRDefault="00E13715">
      <w:pPr>
        <w:pStyle w:val="Corpsdetexte"/>
        <w:spacing w:before="55" w:line="273" w:lineRule="auto"/>
        <w:ind w:left="241" w:right="559" w:firstLine="15"/>
      </w:pPr>
      <w:r>
        <w:rPr>
          <w:w w:val="80"/>
        </w:rPr>
        <w:t>Extraction</w:t>
      </w:r>
      <w:r>
        <w:rPr>
          <w:spacing w:val="13"/>
          <w:w w:val="80"/>
        </w:rPr>
        <w:t xml:space="preserve"> </w:t>
      </w:r>
      <w:r>
        <w:rPr>
          <w:w w:val="80"/>
        </w:rPr>
        <w:t>réalisée</w:t>
      </w:r>
      <w:r>
        <w:rPr>
          <w:spacing w:val="14"/>
          <w:w w:val="80"/>
        </w:rPr>
        <w:t xml:space="preserve"> </w:t>
      </w:r>
      <w:r>
        <w:rPr>
          <w:w w:val="80"/>
        </w:rPr>
        <w:t>par</w:t>
      </w:r>
      <w:r>
        <w:rPr>
          <w:spacing w:val="14"/>
          <w:w w:val="80"/>
        </w:rPr>
        <w:t xml:space="preserve"> </w:t>
      </w:r>
      <w:r>
        <w:rPr>
          <w:w w:val="80"/>
        </w:rPr>
        <w:t>l’administrateur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4"/>
          <w:w w:val="80"/>
        </w:rPr>
        <w:t xml:space="preserve"> </w:t>
      </w:r>
      <w:r>
        <w:rPr>
          <w:w w:val="80"/>
        </w:rPr>
        <w:t>base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4"/>
          <w:w w:val="80"/>
        </w:rPr>
        <w:t xml:space="preserve"> </w:t>
      </w:r>
      <w:r>
        <w:rPr>
          <w:w w:val="80"/>
        </w:rPr>
        <w:t>données</w:t>
      </w:r>
      <w:r>
        <w:rPr>
          <w:spacing w:val="14"/>
          <w:w w:val="80"/>
        </w:rPr>
        <w:t xml:space="preserve"> </w:t>
      </w:r>
      <w:r>
        <w:rPr>
          <w:w w:val="80"/>
        </w:rPr>
        <w:t>qui</w:t>
      </w:r>
      <w:r>
        <w:rPr>
          <w:spacing w:val="13"/>
          <w:w w:val="80"/>
        </w:rPr>
        <w:t xml:space="preserve"> </w:t>
      </w:r>
      <w:r>
        <w:rPr>
          <w:w w:val="80"/>
        </w:rPr>
        <w:t>conserve</w:t>
      </w:r>
      <w:r>
        <w:rPr>
          <w:spacing w:val="14"/>
          <w:w w:val="80"/>
        </w:rPr>
        <w:t xml:space="preserve"> </w:t>
      </w:r>
      <w:r>
        <w:rPr>
          <w:w w:val="80"/>
        </w:rPr>
        <w:t>la</w:t>
      </w:r>
      <w:r>
        <w:rPr>
          <w:spacing w:val="14"/>
          <w:w w:val="80"/>
        </w:rPr>
        <w:t xml:space="preserve"> </w:t>
      </w:r>
      <w:r>
        <w:rPr>
          <w:w w:val="80"/>
        </w:rPr>
        <w:t>table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4"/>
          <w:w w:val="80"/>
        </w:rPr>
        <w:t xml:space="preserve"> </w:t>
      </w:r>
      <w:r>
        <w:rPr>
          <w:w w:val="80"/>
        </w:rPr>
        <w:t>correspondance,</w:t>
      </w:r>
      <w:r>
        <w:rPr>
          <w:spacing w:val="13"/>
          <w:w w:val="80"/>
        </w:rPr>
        <w:t xml:space="preserve"> </w:t>
      </w:r>
      <w:r>
        <w:rPr>
          <w:w w:val="80"/>
        </w:rPr>
        <w:t>sous</w:t>
      </w:r>
      <w:r>
        <w:rPr>
          <w:spacing w:val="14"/>
          <w:w w:val="80"/>
        </w:rPr>
        <w:t xml:space="preserve"> </w:t>
      </w:r>
      <w:r>
        <w:rPr>
          <w:w w:val="80"/>
        </w:rPr>
        <w:t>un</w:t>
      </w:r>
      <w:r>
        <w:rPr>
          <w:spacing w:val="14"/>
          <w:w w:val="80"/>
        </w:rPr>
        <w:t xml:space="preserve"> </w:t>
      </w:r>
      <w:r>
        <w:rPr>
          <w:w w:val="80"/>
        </w:rPr>
        <w:t>format</w:t>
      </w:r>
      <w:r>
        <w:rPr>
          <w:spacing w:val="14"/>
          <w:w w:val="80"/>
        </w:rPr>
        <w:t xml:space="preserve"> </w:t>
      </w:r>
      <w:r>
        <w:rPr>
          <w:w w:val="80"/>
        </w:rPr>
        <w:t>Exel,</w:t>
      </w:r>
      <w:r>
        <w:rPr>
          <w:spacing w:val="14"/>
          <w:w w:val="80"/>
        </w:rPr>
        <w:t xml:space="preserve"> </w:t>
      </w:r>
      <w:r>
        <w:rPr>
          <w:w w:val="80"/>
        </w:rPr>
        <w:t>protégée</w:t>
      </w:r>
      <w:r>
        <w:rPr>
          <w:spacing w:val="1"/>
          <w:w w:val="80"/>
        </w:rPr>
        <w:t xml:space="preserve"> </w:t>
      </w:r>
      <w:r>
        <w:rPr>
          <w:w w:val="80"/>
        </w:rPr>
        <w:t>par</w:t>
      </w:r>
      <w:r>
        <w:rPr>
          <w:spacing w:val="8"/>
          <w:w w:val="80"/>
        </w:rPr>
        <w:t xml:space="preserve"> </w:t>
      </w:r>
      <w:r>
        <w:rPr>
          <w:w w:val="80"/>
        </w:rPr>
        <w:t>un</w:t>
      </w:r>
      <w:r>
        <w:rPr>
          <w:spacing w:val="8"/>
          <w:w w:val="80"/>
        </w:rPr>
        <w:t xml:space="preserve"> </w:t>
      </w:r>
      <w:r>
        <w:rPr>
          <w:w w:val="80"/>
        </w:rPr>
        <w:t>mot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8"/>
          <w:w w:val="80"/>
        </w:rPr>
        <w:t xml:space="preserve"> </w:t>
      </w:r>
      <w:r>
        <w:rPr>
          <w:w w:val="80"/>
        </w:rPr>
        <w:t>passe.</w:t>
      </w:r>
      <w:r>
        <w:rPr>
          <w:spacing w:val="9"/>
          <w:w w:val="80"/>
        </w:rPr>
        <w:t xml:space="preserve"> </w:t>
      </w:r>
      <w:r>
        <w:rPr>
          <w:w w:val="80"/>
        </w:rPr>
        <w:t>(</w:t>
      </w:r>
      <w:proofErr w:type="gramStart"/>
      <w:r>
        <w:rPr>
          <w:w w:val="80"/>
        </w:rPr>
        <w:t>les</w:t>
      </w:r>
      <w:proofErr w:type="gramEnd"/>
      <w:r>
        <w:rPr>
          <w:spacing w:val="8"/>
          <w:w w:val="80"/>
        </w:rPr>
        <w:t xml:space="preserve"> </w:t>
      </w:r>
      <w:r>
        <w:rPr>
          <w:w w:val="80"/>
        </w:rPr>
        <w:t>codes</w:t>
      </w:r>
      <w:r>
        <w:rPr>
          <w:spacing w:val="8"/>
          <w:w w:val="80"/>
        </w:rPr>
        <w:t xml:space="preserve"> </w:t>
      </w:r>
      <w:r>
        <w:rPr>
          <w:w w:val="80"/>
        </w:rPr>
        <w:t>patient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9"/>
          <w:w w:val="80"/>
        </w:rPr>
        <w:t xml:space="preserve"> </w:t>
      </w:r>
      <w:r>
        <w:rPr>
          <w:w w:val="80"/>
        </w:rPr>
        <w:t>la</w:t>
      </w:r>
      <w:r>
        <w:rPr>
          <w:spacing w:val="8"/>
          <w:w w:val="80"/>
        </w:rPr>
        <w:t xml:space="preserve"> </w:t>
      </w:r>
      <w:r>
        <w:rPr>
          <w:w w:val="80"/>
        </w:rPr>
        <w:t>base</w:t>
      </w:r>
      <w:r>
        <w:rPr>
          <w:spacing w:val="8"/>
          <w:w w:val="80"/>
        </w:rPr>
        <w:t xml:space="preserve"> </w:t>
      </w:r>
      <w:r>
        <w:rPr>
          <w:w w:val="80"/>
        </w:rPr>
        <w:t>source</w:t>
      </w:r>
      <w:r>
        <w:rPr>
          <w:spacing w:val="8"/>
          <w:w w:val="80"/>
        </w:rPr>
        <w:t xml:space="preserve"> </w:t>
      </w:r>
      <w:r>
        <w:rPr>
          <w:w w:val="80"/>
        </w:rPr>
        <w:t>sont</w:t>
      </w:r>
      <w:r>
        <w:rPr>
          <w:spacing w:val="9"/>
          <w:w w:val="80"/>
        </w:rPr>
        <w:t xml:space="preserve"> </w:t>
      </w:r>
      <w:r>
        <w:rPr>
          <w:w w:val="80"/>
        </w:rPr>
        <w:t>différents</w:t>
      </w:r>
      <w:r>
        <w:rPr>
          <w:spacing w:val="8"/>
          <w:w w:val="80"/>
        </w:rPr>
        <w:t xml:space="preserve"> </w:t>
      </w:r>
      <w:proofErr w:type="gramStart"/>
      <w:r>
        <w:rPr>
          <w:w w:val="80"/>
        </w:rPr>
        <w:t>des</w:t>
      </w:r>
      <w:r>
        <w:rPr>
          <w:spacing w:val="8"/>
          <w:w w:val="80"/>
        </w:rPr>
        <w:t xml:space="preserve"> </w:t>
      </w:r>
      <w:r>
        <w:rPr>
          <w:w w:val="80"/>
        </w:rPr>
        <w:t>code</w:t>
      </w:r>
      <w:r>
        <w:rPr>
          <w:spacing w:val="8"/>
          <w:w w:val="80"/>
        </w:rPr>
        <w:t xml:space="preserve"> </w:t>
      </w:r>
      <w:r>
        <w:rPr>
          <w:w w:val="80"/>
        </w:rPr>
        <w:t>patient</w:t>
      </w:r>
      <w:proofErr w:type="gramEnd"/>
      <w:r>
        <w:rPr>
          <w:spacing w:val="9"/>
          <w:w w:val="80"/>
        </w:rPr>
        <w:t xml:space="preserve"> </w:t>
      </w:r>
      <w:r>
        <w:rPr>
          <w:w w:val="80"/>
        </w:rPr>
        <w:t>de</w:t>
      </w:r>
      <w:r>
        <w:rPr>
          <w:spacing w:val="8"/>
          <w:w w:val="80"/>
        </w:rPr>
        <w:t xml:space="preserve"> </w:t>
      </w:r>
      <w:r>
        <w:rPr>
          <w:w w:val="80"/>
        </w:rPr>
        <w:t>la</w:t>
      </w:r>
      <w:r>
        <w:rPr>
          <w:spacing w:val="8"/>
          <w:w w:val="80"/>
        </w:rPr>
        <w:t xml:space="preserve"> </w:t>
      </w:r>
      <w:r>
        <w:rPr>
          <w:w w:val="80"/>
        </w:rPr>
        <w:t>base</w:t>
      </w:r>
      <w:r>
        <w:rPr>
          <w:spacing w:val="8"/>
          <w:w w:val="80"/>
        </w:rPr>
        <w:t xml:space="preserve"> </w:t>
      </w:r>
      <w:r>
        <w:rPr>
          <w:w w:val="80"/>
        </w:rPr>
        <w:t>recherche).</w:t>
      </w:r>
      <w:r>
        <w:rPr>
          <w:spacing w:val="9"/>
          <w:w w:val="80"/>
        </w:rPr>
        <w:t xml:space="preserve"> </w:t>
      </w:r>
      <w:r>
        <w:rPr>
          <w:w w:val="80"/>
        </w:rPr>
        <w:t>Transmise</w:t>
      </w:r>
      <w:r>
        <w:rPr>
          <w:spacing w:val="8"/>
          <w:w w:val="80"/>
        </w:rPr>
        <w:t xml:space="preserve"> </w:t>
      </w:r>
      <w:r>
        <w:rPr>
          <w:w w:val="80"/>
        </w:rPr>
        <w:t>à</w:t>
      </w:r>
      <w:r>
        <w:rPr>
          <w:spacing w:val="8"/>
          <w:w w:val="80"/>
        </w:rPr>
        <w:t xml:space="preserve"> </w:t>
      </w:r>
      <w:r>
        <w:rPr>
          <w:w w:val="80"/>
        </w:rPr>
        <w:t>Dr</w:t>
      </w:r>
      <w:r>
        <w:rPr>
          <w:spacing w:val="1"/>
          <w:w w:val="80"/>
        </w:rPr>
        <w:t xml:space="preserve"> </w:t>
      </w:r>
      <w:r>
        <w:rPr>
          <w:w w:val="80"/>
        </w:rPr>
        <w:t>Bourgoin</w:t>
      </w:r>
      <w:r>
        <w:rPr>
          <w:spacing w:val="14"/>
          <w:w w:val="80"/>
        </w:rPr>
        <w:t xml:space="preserve"> </w:t>
      </w:r>
      <w:r>
        <w:rPr>
          <w:w w:val="80"/>
        </w:rPr>
        <w:t>et</w:t>
      </w:r>
      <w:r>
        <w:rPr>
          <w:spacing w:val="14"/>
          <w:w w:val="80"/>
        </w:rPr>
        <w:t xml:space="preserve"> </w:t>
      </w:r>
      <w:r>
        <w:rPr>
          <w:w w:val="80"/>
        </w:rPr>
        <w:t>Dr</w:t>
      </w:r>
      <w:r>
        <w:rPr>
          <w:spacing w:val="14"/>
          <w:w w:val="80"/>
        </w:rPr>
        <w:t xml:space="preserve"> </w:t>
      </w:r>
      <w:r>
        <w:rPr>
          <w:w w:val="80"/>
        </w:rPr>
        <w:t>Breton</w:t>
      </w:r>
      <w:r>
        <w:rPr>
          <w:spacing w:val="15"/>
          <w:w w:val="80"/>
        </w:rPr>
        <w:t xml:space="preserve"> </w:t>
      </w:r>
      <w:r>
        <w:rPr>
          <w:w w:val="80"/>
        </w:rPr>
        <w:t>par</w:t>
      </w:r>
      <w:r>
        <w:rPr>
          <w:spacing w:val="14"/>
          <w:w w:val="80"/>
        </w:rPr>
        <w:t xml:space="preserve"> </w:t>
      </w:r>
      <w:r>
        <w:rPr>
          <w:w w:val="80"/>
        </w:rPr>
        <w:t>messagerie</w:t>
      </w:r>
      <w:r>
        <w:rPr>
          <w:spacing w:val="14"/>
          <w:w w:val="80"/>
        </w:rPr>
        <w:t xml:space="preserve"> </w:t>
      </w:r>
      <w:r>
        <w:rPr>
          <w:w w:val="80"/>
        </w:rPr>
        <w:t>sécurisée</w:t>
      </w:r>
      <w:r>
        <w:rPr>
          <w:spacing w:val="15"/>
          <w:w w:val="80"/>
        </w:rPr>
        <w:t xml:space="preserve"> </w:t>
      </w:r>
      <w:r>
        <w:rPr>
          <w:color w:val="FF0000"/>
          <w:w w:val="80"/>
        </w:rPr>
        <w:t>(préciser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la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modalité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sécurisation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: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messagerie</w:t>
      </w:r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sécurisée,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remise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en</w:t>
      </w:r>
      <w:r>
        <w:rPr>
          <w:color w:val="FF0000"/>
          <w:spacing w:val="29"/>
          <w:w w:val="80"/>
        </w:rPr>
        <w:t xml:space="preserve"> </w:t>
      </w:r>
      <w:r>
        <w:rPr>
          <w:color w:val="FF0000"/>
          <w:w w:val="80"/>
        </w:rPr>
        <w:t>main</w:t>
      </w:r>
      <w:r>
        <w:rPr>
          <w:color w:val="FF0000"/>
          <w:spacing w:val="14"/>
          <w:w w:val="80"/>
        </w:rPr>
        <w:t xml:space="preserve"> </w:t>
      </w:r>
      <w:r>
        <w:rPr>
          <w:color w:val="FF0000"/>
          <w:w w:val="80"/>
        </w:rPr>
        <w:t>propre</w:t>
      </w:r>
      <w:proofErr w:type="gramStart"/>
      <w:r>
        <w:rPr>
          <w:color w:val="FF0000"/>
          <w:spacing w:val="15"/>
          <w:w w:val="80"/>
        </w:rPr>
        <w:t xml:space="preserve"> </w:t>
      </w:r>
      <w:r>
        <w:rPr>
          <w:color w:val="FF0000"/>
          <w:w w:val="80"/>
        </w:rPr>
        <w:t>..</w:t>
      </w:r>
      <w:proofErr w:type="gramEnd"/>
      <w:r>
        <w:rPr>
          <w:color w:val="FF0000"/>
          <w:w w:val="80"/>
        </w:rPr>
        <w:t>)</w:t>
      </w:r>
      <w:r>
        <w:rPr>
          <w:color w:val="FF0000"/>
          <w:spacing w:val="-46"/>
          <w:w w:val="80"/>
        </w:rPr>
        <w:t xml:space="preserve"> </w:t>
      </w:r>
      <w:r>
        <w:rPr>
          <w:w w:val="90"/>
        </w:rPr>
        <w:t>Accessible</w:t>
      </w:r>
      <w:r>
        <w:rPr>
          <w:spacing w:val="-6"/>
          <w:w w:val="90"/>
        </w:rPr>
        <w:t xml:space="preserve"> </w:t>
      </w:r>
      <w:r>
        <w:rPr>
          <w:w w:val="90"/>
        </w:rPr>
        <w:t>à</w:t>
      </w:r>
      <w:r>
        <w:rPr>
          <w:spacing w:val="-5"/>
          <w:w w:val="90"/>
        </w:rPr>
        <w:t xml:space="preserve"> </w:t>
      </w:r>
      <w:r>
        <w:rPr>
          <w:w w:val="90"/>
        </w:rPr>
        <w:t>:</w:t>
      </w:r>
    </w:p>
    <w:p w14:paraId="76C97FD1" w14:textId="77777777" w:rsidR="008B767B" w:rsidRDefault="008B767B">
      <w:pPr>
        <w:pStyle w:val="Corpsdetexte"/>
        <w:rPr>
          <w:sz w:val="24"/>
        </w:rPr>
      </w:pPr>
    </w:p>
    <w:p w14:paraId="2B396279" w14:textId="77777777" w:rsidR="008B767B" w:rsidRDefault="008B767B">
      <w:pPr>
        <w:pStyle w:val="Corpsdetexte"/>
        <w:spacing w:before="8"/>
        <w:rPr>
          <w:sz w:val="26"/>
        </w:rPr>
      </w:pPr>
    </w:p>
    <w:p w14:paraId="53838503" w14:textId="77777777" w:rsidR="008B767B" w:rsidRDefault="00E13715">
      <w:pPr>
        <w:pStyle w:val="Corpsdetexte"/>
        <w:spacing w:line="288" w:lineRule="auto"/>
        <w:ind w:left="256" w:right="4820"/>
      </w:pPr>
      <w:r>
        <w:rPr>
          <w:w w:val="80"/>
          <w:u w:val="thick"/>
        </w:rPr>
        <w:t>Questionnaires</w:t>
      </w:r>
      <w:r>
        <w:rPr>
          <w:spacing w:val="21"/>
          <w:w w:val="80"/>
          <w:u w:val="thick"/>
        </w:rPr>
        <w:t xml:space="preserve"> </w:t>
      </w:r>
      <w:r>
        <w:rPr>
          <w:w w:val="80"/>
          <w:u w:val="thick"/>
        </w:rPr>
        <w:t>renseignés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avec/par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les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patients/participants</w:t>
      </w:r>
      <w:r>
        <w:rPr>
          <w:spacing w:val="21"/>
          <w:w w:val="80"/>
        </w:rPr>
        <w:t xml:space="preserve"> </w:t>
      </w:r>
      <w:proofErr w:type="gramStart"/>
      <w:r>
        <w:rPr>
          <w:w w:val="80"/>
        </w:rPr>
        <w:t>:</w:t>
      </w:r>
      <w:r>
        <w:rPr>
          <w:spacing w:val="22"/>
          <w:w w:val="80"/>
        </w:rPr>
        <w:t xml:space="preserve"> </w:t>
      </w:r>
      <w:r>
        <w:rPr>
          <w:w w:val="80"/>
        </w:rPr>
        <w:t>.</w:t>
      </w:r>
      <w:proofErr w:type="spellStart"/>
      <w:r>
        <w:rPr>
          <w:w w:val="80"/>
        </w:rPr>
        <w:t>XNon</w:t>
      </w:r>
      <w:proofErr w:type="spellEnd"/>
      <w:proofErr w:type="gramEnd"/>
      <w:r>
        <w:rPr>
          <w:spacing w:val="22"/>
          <w:w w:val="80"/>
        </w:rPr>
        <w:t xml:space="preserve"> </w:t>
      </w:r>
      <w:r>
        <w:rPr>
          <w:w w:val="80"/>
        </w:rPr>
        <w:t>applicable</w:t>
      </w:r>
      <w:r>
        <w:rPr>
          <w:spacing w:val="-46"/>
          <w:w w:val="80"/>
        </w:rPr>
        <w:t xml:space="preserve"> </w:t>
      </w:r>
      <w:r>
        <w:rPr>
          <w:w w:val="90"/>
        </w:rPr>
        <w:t>Saisies</w:t>
      </w:r>
      <w:r>
        <w:rPr>
          <w:spacing w:val="-8"/>
          <w:w w:val="90"/>
        </w:rPr>
        <w:t xml:space="preserve"> </w:t>
      </w:r>
      <w:r>
        <w:rPr>
          <w:w w:val="90"/>
        </w:rPr>
        <w:t>par</w:t>
      </w:r>
      <w:r>
        <w:rPr>
          <w:spacing w:val="-7"/>
          <w:w w:val="90"/>
        </w:rPr>
        <w:t xml:space="preserve"> </w:t>
      </w:r>
      <w:r>
        <w:rPr>
          <w:w w:val="90"/>
        </w:rPr>
        <w:t>………………….</w:t>
      </w:r>
    </w:p>
    <w:p w14:paraId="7792A1BF" w14:textId="77777777" w:rsidR="008B767B" w:rsidRDefault="00E13715">
      <w:pPr>
        <w:pStyle w:val="Corpsdetexte"/>
        <w:spacing w:line="250" w:lineRule="exact"/>
        <w:ind w:left="256"/>
      </w:pPr>
      <w:r>
        <w:rPr>
          <w:w w:val="80"/>
        </w:rPr>
        <w:t>En</w:t>
      </w:r>
      <w:r>
        <w:rPr>
          <w:spacing w:val="14"/>
          <w:w w:val="80"/>
        </w:rPr>
        <w:t xml:space="preserve"> </w:t>
      </w:r>
      <w:r>
        <w:rPr>
          <w:w w:val="80"/>
        </w:rPr>
        <w:t>utilisant</w:t>
      </w:r>
      <w:r>
        <w:rPr>
          <w:spacing w:val="15"/>
          <w:w w:val="80"/>
        </w:rPr>
        <w:t xml:space="preserve"> </w:t>
      </w:r>
      <w:r>
        <w:rPr>
          <w:w w:val="80"/>
        </w:rPr>
        <w:t>le</w:t>
      </w:r>
      <w:r>
        <w:rPr>
          <w:spacing w:val="14"/>
          <w:w w:val="80"/>
        </w:rPr>
        <w:t xml:space="preserve"> </w:t>
      </w:r>
      <w:r>
        <w:rPr>
          <w:w w:val="80"/>
        </w:rPr>
        <w:t>logiciel</w:t>
      </w:r>
      <w:r>
        <w:rPr>
          <w:spacing w:val="15"/>
          <w:w w:val="80"/>
        </w:rPr>
        <w:t xml:space="preserve"> 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……………………</w:t>
      </w:r>
      <w:proofErr w:type="gramStart"/>
      <w:r>
        <w:rPr>
          <w:w w:val="80"/>
        </w:rPr>
        <w:t>…….</w:t>
      </w:r>
      <w:proofErr w:type="gramEnd"/>
      <w:r>
        <w:rPr>
          <w:w w:val="80"/>
        </w:rPr>
        <w:t>.</w:t>
      </w:r>
    </w:p>
    <w:p w14:paraId="4F541E89" w14:textId="77777777" w:rsidR="008B767B" w:rsidRDefault="008B767B">
      <w:pPr>
        <w:spacing w:line="250" w:lineRule="exact"/>
        <w:sectPr w:rsidR="008B767B">
          <w:pgSz w:w="11920" w:h="16840"/>
          <w:pgMar w:top="680" w:right="0" w:bottom="280" w:left="180" w:header="720" w:footer="720" w:gutter="0"/>
          <w:cols w:space="720"/>
        </w:sectPr>
      </w:pPr>
    </w:p>
    <w:p w14:paraId="69245B3D" w14:textId="77777777" w:rsidR="008B767B" w:rsidRDefault="004D1966">
      <w:pPr>
        <w:spacing w:before="82"/>
        <w:ind w:left="256"/>
        <w:rPr>
          <w:sz w:val="1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79519B5A" wp14:editId="4AC1B558">
                <wp:simplePos x="0" y="0"/>
                <wp:positionH relativeFrom="page">
                  <wp:posOffset>361950</wp:posOffset>
                </wp:positionH>
                <wp:positionV relativeFrom="paragraph">
                  <wp:posOffset>51435</wp:posOffset>
                </wp:positionV>
                <wp:extent cx="6803390" cy="204470"/>
                <wp:effectExtent l="0" t="0" r="0" b="0"/>
                <wp:wrapNone/>
                <wp:docPr id="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3390" cy="2044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2D255" w14:textId="77777777" w:rsidR="0063415D" w:rsidRDefault="0063415D">
                            <w:pPr>
                              <w:spacing w:before="70"/>
                              <w:ind w:right="-15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correspondance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permet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faire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lien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entre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l’identité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complète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patients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et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utilisé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dans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l’étude.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Ce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document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ne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19B5A" id="Text Box 7" o:spid="_x0000_s1032" type="#_x0000_t202" style="position:absolute;left:0;text-align:left;margin-left:28.5pt;margin-top:4.05pt;width:535.7pt;height:16.1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" fillcolor="yellow" stroked="f">
                <v:textbox inset="0,0,0,0">
                  <w:txbxContent>
                    <w:p w14:paraId="19D2D255" w14:textId="77777777" w:rsidR="0063415D" w:rsidRDefault="0063415D">
                      <w:pPr>
                        <w:spacing w:before="70"/>
                        <w:ind w:right="-15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table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correspondance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permet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faire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le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lien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entre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l’identité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complète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des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patients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et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le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utilisé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dans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l’étude.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Ce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document</w:t>
                      </w:r>
                      <w:r>
                        <w:rPr>
                          <w:rFonts w:ascii="Times New Roman" w:hAns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13715">
        <w:rPr>
          <w:sz w:val="16"/>
        </w:rPr>
        <w:t>1</w:t>
      </w:r>
    </w:p>
    <w:p w14:paraId="32CD1B76" w14:textId="77777777" w:rsidR="008B767B" w:rsidRDefault="00E13715">
      <w:pPr>
        <w:spacing w:before="147" w:line="271" w:lineRule="auto"/>
        <w:ind w:left="256"/>
        <w:rPr>
          <w:rFonts w:ascii="Times New Roman" w:hAnsi="Times New Roman"/>
          <w:sz w:val="20"/>
        </w:rPr>
      </w:pPr>
      <w:proofErr w:type="gramStart"/>
      <w:r>
        <w:rPr>
          <w:rFonts w:ascii="Times New Roman" w:hAnsi="Times New Roman"/>
          <w:sz w:val="20"/>
          <w:shd w:val="clear" w:color="auto" w:fill="FFFF00"/>
        </w:rPr>
        <w:t>doit</w:t>
      </w:r>
      <w:proofErr w:type="gramEnd"/>
      <w:r>
        <w:rPr>
          <w:rFonts w:ascii="Times New Roman" w:hAnsi="Times New Roman"/>
          <w:spacing w:val="-7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pas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être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transmis</w:t>
      </w:r>
      <w:r>
        <w:rPr>
          <w:rFonts w:ascii="Times New Roman" w:hAnsi="Times New Roman"/>
          <w:spacing w:val="-7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: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seul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l’investigateur</w:t>
      </w:r>
      <w:r>
        <w:rPr>
          <w:rFonts w:ascii="Times New Roman" w:hAnsi="Times New Roman"/>
          <w:spacing w:val="-7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en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charge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des</w:t>
      </w:r>
      <w:r>
        <w:rPr>
          <w:rFonts w:ascii="Times New Roman" w:hAnsi="Times New Roman"/>
          <w:spacing w:val="-7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patients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ou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toute</w:t>
      </w:r>
      <w:r>
        <w:rPr>
          <w:rFonts w:ascii="Times New Roman" w:hAnsi="Times New Roman"/>
          <w:spacing w:val="-7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personne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désignée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par</w:t>
      </w:r>
      <w:r>
        <w:rPr>
          <w:rFonts w:ascii="Times New Roman" w:hAnsi="Times New Roman"/>
          <w:spacing w:val="-7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lui,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a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la</w:t>
      </w:r>
      <w:r>
        <w:rPr>
          <w:rFonts w:ascii="Times New Roman" w:hAnsi="Times New Roman"/>
          <w:spacing w:val="-7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légitimité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pour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accéder</w:t>
      </w:r>
      <w:r>
        <w:rPr>
          <w:rFonts w:ascii="Times New Roman" w:hAnsi="Times New Roman"/>
          <w:spacing w:val="-6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à</w:t>
      </w:r>
      <w:r>
        <w:rPr>
          <w:rFonts w:ascii="Times New Roman" w:hAnsi="Times New Roman"/>
          <w:spacing w:val="-7"/>
          <w:sz w:val="20"/>
          <w:shd w:val="clear" w:color="auto" w:fill="FFFF0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ces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z w:val="20"/>
          <w:shd w:val="clear" w:color="auto" w:fill="FFFF00"/>
        </w:rPr>
        <w:t>informations</w:t>
      </w:r>
      <w:r>
        <w:rPr>
          <w:rFonts w:ascii="Times New Roman" w:hAnsi="Times New Roman"/>
          <w:sz w:val="20"/>
        </w:rPr>
        <w:t>.</w:t>
      </w:r>
    </w:p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"/>
        <w:gridCol w:w="734"/>
        <w:gridCol w:w="4040"/>
        <w:gridCol w:w="3620"/>
        <w:gridCol w:w="2500"/>
      </w:tblGrid>
      <w:tr w:rsidR="008B767B" w14:paraId="6792FAE6" w14:textId="77777777">
        <w:trPr>
          <w:trHeight w:val="98"/>
        </w:trPr>
        <w:tc>
          <w:tcPr>
            <w:tcW w:w="106" w:type="dxa"/>
            <w:tcBorders>
              <w:bottom w:val="nil"/>
              <w:right w:val="nil"/>
            </w:tcBorders>
          </w:tcPr>
          <w:p w14:paraId="01A351B7" w14:textId="77777777" w:rsidR="008B767B" w:rsidRDefault="008B767B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34" w:type="dxa"/>
            <w:tcBorders>
              <w:left w:val="nil"/>
              <w:bottom w:val="nil"/>
            </w:tcBorders>
          </w:tcPr>
          <w:p w14:paraId="718296C5" w14:textId="77777777" w:rsidR="008B767B" w:rsidRDefault="008B767B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660" w:type="dxa"/>
            <w:gridSpan w:val="2"/>
            <w:vMerge w:val="restart"/>
          </w:tcPr>
          <w:p w14:paraId="39DEF3BC" w14:textId="77777777" w:rsidR="008B767B" w:rsidRDefault="00E13715">
            <w:pPr>
              <w:pStyle w:val="TableParagraph"/>
              <w:spacing w:before="87"/>
              <w:ind w:left="1192" w:right="118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0"/>
                <w:sz w:val="32"/>
              </w:rPr>
              <w:t>Dty_Protocole_Type_RIPH3_ou_RHLJ</w:t>
            </w:r>
          </w:p>
        </w:tc>
        <w:tc>
          <w:tcPr>
            <w:tcW w:w="2500" w:type="dxa"/>
            <w:vMerge w:val="restart"/>
          </w:tcPr>
          <w:p w14:paraId="39395587" w14:textId="77777777" w:rsidR="008B767B" w:rsidRDefault="00E13715">
            <w:pPr>
              <w:pStyle w:val="TableParagraph"/>
              <w:spacing w:before="84"/>
              <w:ind w:left="2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Codification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DTY059</w:t>
            </w:r>
          </w:p>
        </w:tc>
      </w:tr>
      <w:tr w:rsidR="008B767B" w14:paraId="215B11F7" w14:textId="77777777">
        <w:trPr>
          <w:trHeight w:val="321"/>
        </w:trPr>
        <w:tc>
          <w:tcPr>
            <w:tcW w:w="106" w:type="dxa"/>
            <w:vMerge w:val="restart"/>
            <w:tcBorders>
              <w:top w:val="nil"/>
              <w:bottom w:val="nil"/>
              <w:right w:val="nil"/>
            </w:tcBorders>
          </w:tcPr>
          <w:p w14:paraId="0CB0481D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4" w:type="dxa"/>
            <w:vMerge w:val="restart"/>
            <w:tcBorders>
              <w:top w:val="nil"/>
              <w:left w:val="nil"/>
              <w:bottom w:val="nil"/>
            </w:tcBorders>
            <w:shd w:val="clear" w:color="auto" w:fill="FFFF00"/>
          </w:tcPr>
          <w:p w14:paraId="61CB2BFE" w14:textId="77777777" w:rsidR="008B767B" w:rsidRDefault="00E13715">
            <w:pPr>
              <w:pStyle w:val="TableParagraph"/>
              <w:ind w:left="40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fr-FR"/>
              </w:rPr>
              <w:drawing>
                <wp:inline distT="0" distB="0" distL="0" distR="0" wp14:anchorId="0456CF4F" wp14:editId="115BB11D">
                  <wp:extent cx="418264" cy="511587"/>
                  <wp:effectExtent l="0" t="0" r="0" b="0"/>
                  <wp:docPr id="19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64" cy="51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4A639699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vMerge/>
            <w:tcBorders>
              <w:top w:val="nil"/>
            </w:tcBorders>
          </w:tcPr>
          <w:p w14:paraId="699557ED" w14:textId="77777777" w:rsidR="008B767B" w:rsidRDefault="008B767B">
            <w:pPr>
              <w:rPr>
                <w:sz w:val="2"/>
                <w:szCs w:val="2"/>
              </w:rPr>
            </w:pPr>
          </w:p>
        </w:tc>
      </w:tr>
      <w:tr w:rsidR="008B767B" w14:paraId="25F5B5B0" w14:textId="77777777">
        <w:trPr>
          <w:trHeight w:val="521"/>
        </w:trPr>
        <w:tc>
          <w:tcPr>
            <w:tcW w:w="106" w:type="dxa"/>
            <w:vMerge/>
            <w:tcBorders>
              <w:top w:val="nil"/>
              <w:bottom w:val="nil"/>
              <w:right w:val="nil"/>
            </w:tcBorders>
          </w:tcPr>
          <w:p w14:paraId="3DCCF5AA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  <w:left w:val="nil"/>
              <w:bottom w:val="nil"/>
            </w:tcBorders>
            <w:shd w:val="clear" w:color="auto" w:fill="FFFF00"/>
          </w:tcPr>
          <w:p w14:paraId="7AF958CA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4AD03C03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vMerge w:val="restart"/>
          </w:tcPr>
          <w:p w14:paraId="319B1808" w14:textId="77777777" w:rsidR="008B767B" w:rsidRDefault="00E13715">
            <w:pPr>
              <w:pStyle w:val="TableParagraph"/>
              <w:spacing w:before="69"/>
              <w:ind w:left="5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Version</w:t>
            </w:r>
            <w:r>
              <w:rPr>
                <w:w w:val="80"/>
                <w:sz w:val="20"/>
              </w:rPr>
              <w:t xml:space="preserve"> : </w:t>
            </w:r>
            <w:r>
              <w:rPr>
                <w:w w:val="80"/>
                <w:sz w:val="20"/>
                <w:shd w:val="clear" w:color="auto" w:fill="D9D9D9"/>
              </w:rPr>
              <w:t>V3</w:t>
            </w:r>
          </w:p>
        </w:tc>
      </w:tr>
      <w:tr w:rsidR="008B767B" w14:paraId="2B39AE77" w14:textId="77777777">
        <w:trPr>
          <w:trHeight w:val="78"/>
        </w:trPr>
        <w:tc>
          <w:tcPr>
            <w:tcW w:w="840" w:type="dxa"/>
            <w:gridSpan w:val="2"/>
            <w:tcBorders>
              <w:top w:val="nil"/>
            </w:tcBorders>
          </w:tcPr>
          <w:p w14:paraId="5E47DF0D" w14:textId="77777777" w:rsidR="008B767B" w:rsidRDefault="008B767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0644E5D2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vMerge/>
            <w:tcBorders>
              <w:top w:val="nil"/>
            </w:tcBorders>
          </w:tcPr>
          <w:p w14:paraId="1C315294" w14:textId="77777777" w:rsidR="008B767B" w:rsidRDefault="008B767B">
            <w:pPr>
              <w:rPr>
                <w:sz w:val="2"/>
                <w:szCs w:val="2"/>
              </w:rPr>
            </w:pPr>
          </w:p>
        </w:tc>
      </w:tr>
      <w:tr w:rsidR="008B767B" w14:paraId="12133B2F" w14:textId="77777777">
        <w:trPr>
          <w:trHeight w:val="429"/>
        </w:trPr>
        <w:tc>
          <w:tcPr>
            <w:tcW w:w="4880" w:type="dxa"/>
            <w:gridSpan w:val="3"/>
          </w:tcPr>
          <w:p w14:paraId="5EE6D5A2" w14:textId="77777777" w:rsidR="008B767B" w:rsidRDefault="00E13715">
            <w:pPr>
              <w:pStyle w:val="TableParagraph"/>
              <w:spacing w:before="69"/>
              <w:ind w:left="23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Emetteur</w:t>
            </w:r>
            <w:r>
              <w:rPr>
                <w:spacing w:val="3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:</w:t>
            </w:r>
            <w:r>
              <w:rPr>
                <w:spacing w:val="4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D-DR</w:t>
            </w:r>
            <w:r>
              <w:rPr>
                <w:w w:val="80"/>
                <w:sz w:val="20"/>
              </w:rPr>
              <w:t>I</w:t>
            </w:r>
          </w:p>
        </w:tc>
        <w:tc>
          <w:tcPr>
            <w:tcW w:w="3620" w:type="dxa"/>
          </w:tcPr>
          <w:p w14:paraId="589E8FDA" w14:textId="77777777" w:rsidR="008B767B" w:rsidRDefault="00E13715">
            <w:pPr>
              <w:pStyle w:val="TableParagraph"/>
              <w:spacing w:before="69"/>
              <w:ind w:left="308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Date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d’approbation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16/08/2022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00:00:00</w:t>
            </w:r>
          </w:p>
        </w:tc>
        <w:tc>
          <w:tcPr>
            <w:tcW w:w="2500" w:type="dxa"/>
          </w:tcPr>
          <w:p w14:paraId="56017C87" w14:textId="77777777" w:rsidR="008B767B" w:rsidRDefault="00E13715">
            <w:pPr>
              <w:pStyle w:val="TableParagraph"/>
              <w:spacing w:before="69"/>
              <w:ind w:left="661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Pages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10/12</w:t>
            </w:r>
          </w:p>
        </w:tc>
      </w:tr>
    </w:tbl>
    <w:p w14:paraId="06D24262" w14:textId="77777777" w:rsidR="008B767B" w:rsidRDefault="008B767B">
      <w:pPr>
        <w:pStyle w:val="Corpsdetexte"/>
        <w:rPr>
          <w:rFonts w:ascii="Times New Roman"/>
        </w:rPr>
      </w:pPr>
    </w:p>
    <w:p w14:paraId="4B4967F1" w14:textId="77777777" w:rsidR="008B767B" w:rsidRDefault="008B767B">
      <w:pPr>
        <w:pStyle w:val="Corpsdetexte"/>
        <w:spacing w:before="1"/>
        <w:rPr>
          <w:rFonts w:ascii="Times New Roman"/>
          <w:sz w:val="28"/>
        </w:rPr>
      </w:pPr>
    </w:p>
    <w:p w14:paraId="5A25672F" w14:textId="77777777" w:rsidR="008B767B" w:rsidRDefault="00E13715">
      <w:pPr>
        <w:pStyle w:val="Corpsdetexte"/>
        <w:ind w:left="241"/>
      </w:pPr>
      <w:r>
        <w:rPr>
          <w:w w:val="80"/>
        </w:rPr>
        <w:t>Accessible</w:t>
      </w:r>
      <w:r>
        <w:rPr>
          <w:spacing w:val="17"/>
          <w:w w:val="80"/>
        </w:rPr>
        <w:t xml:space="preserve"> </w:t>
      </w:r>
      <w:r>
        <w:rPr>
          <w:w w:val="80"/>
        </w:rPr>
        <w:t>à</w:t>
      </w:r>
      <w:r>
        <w:rPr>
          <w:spacing w:val="18"/>
          <w:w w:val="80"/>
        </w:rPr>
        <w:t xml:space="preserve"> </w:t>
      </w:r>
      <w:r>
        <w:rPr>
          <w:w w:val="80"/>
        </w:rPr>
        <w:t>:</w:t>
      </w:r>
      <w:r>
        <w:rPr>
          <w:spacing w:val="17"/>
          <w:w w:val="80"/>
        </w:rPr>
        <w:t xml:space="preserve"> </w:t>
      </w:r>
      <w:r>
        <w:rPr>
          <w:w w:val="80"/>
        </w:rPr>
        <w:t>……………………………</w:t>
      </w:r>
    </w:p>
    <w:p w14:paraId="67F45FB9" w14:textId="77777777" w:rsidR="008B767B" w:rsidRDefault="00E13715">
      <w:pPr>
        <w:pStyle w:val="Corpsdetexte"/>
        <w:spacing w:before="50"/>
        <w:ind w:left="256"/>
      </w:pPr>
      <w:r>
        <w:rPr>
          <w:w w:val="80"/>
        </w:rPr>
        <w:t>Mode</w:t>
      </w:r>
      <w:r>
        <w:rPr>
          <w:spacing w:val="16"/>
          <w:w w:val="80"/>
        </w:rPr>
        <w:t xml:space="preserve"> </w:t>
      </w:r>
      <w:r>
        <w:rPr>
          <w:w w:val="80"/>
        </w:rPr>
        <w:t>de</w:t>
      </w:r>
      <w:r>
        <w:rPr>
          <w:spacing w:val="17"/>
          <w:w w:val="80"/>
        </w:rPr>
        <w:t xml:space="preserve"> </w:t>
      </w:r>
      <w:r>
        <w:rPr>
          <w:w w:val="80"/>
        </w:rPr>
        <w:t>sécurisation</w:t>
      </w:r>
      <w:r>
        <w:rPr>
          <w:spacing w:val="17"/>
          <w:w w:val="80"/>
        </w:rPr>
        <w:t xml:space="preserve"> </w:t>
      </w:r>
      <w:r>
        <w:rPr>
          <w:w w:val="80"/>
        </w:rPr>
        <w:t>:</w:t>
      </w:r>
      <w:r>
        <w:rPr>
          <w:spacing w:val="17"/>
          <w:w w:val="80"/>
        </w:rPr>
        <w:t xml:space="preserve"> </w:t>
      </w:r>
      <w:r>
        <w:rPr>
          <w:w w:val="80"/>
        </w:rPr>
        <w:t>…………………</w:t>
      </w:r>
      <w:proofErr w:type="gramStart"/>
      <w:r>
        <w:rPr>
          <w:w w:val="80"/>
        </w:rPr>
        <w:t>…….</w:t>
      </w:r>
      <w:proofErr w:type="gramEnd"/>
      <w:r>
        <w:rPr>
          <w:w w:val="80"/>
        </w:rPr>
        <w:t>.</w:t>
      </w:r>
    </w:p>
    <w:p w14:paraId="25091A65" w14:textId="77777777" w:rsidR="008B767B" w:rsidRDefault="008B767B">
      <w:pPr>
        <w:pStyle w:val="Corpsdetexte"/>
        <w:spacing w:before="11"/>
        <w:rPr>
          <w:sz w:val="27"/>
        </w:rPr>
      </w:pPr>
    </w:p>
    <w:p w14:paraId="69465487" w14:textId="77777777" w:rsidR="008B767B" w:rsidRDefault="00E13715">
      <w:pPr>
        <w:pStyle w:val="Corpsdetexte"/>
        <w:spacing w:line="264" w:lineRule="auto"/>
        <w:ind w:left="256" w:right="4820"/>
      </w:pPr>
      <w:r>
        <w:rPr>
          <w:w w:val="80"/>
          <w:u w:val="thick"/>
        </w:rPr>
        <w:t>Questionnaires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renseignés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avec/par</w:t>
      </w:r>
      <w:r>
        <w:rPr>
          <w:spacing w:val="23"/>
          <w:w w:val="80"/>
          <w:u w:val="thick"/>
        </w:rPr>
        <w:t xml:space="preserve"> </w:t>
      </w:r>
      <w:r>
        <w:rPr>
          <w:w w:val="80"/>
          <w:u w:val="thick"/>
        </w:rPr>
        <w:t>les</w:t>
      </w:r>
      <w:r>
        <w:rPr>
          <w:spacing w:val="22"/>
          <w:w w:val="80"/>
          <w:u w:val="thick"/>
        </w:rPr>
        <w:t xml:space="preserve"> </w:t>
      </w:r>
      <w:r>
        <w:rPr>
          <w:w w:val="80"/>
          <w:u w:val="thick"/>
        </w:rPr>
        <w:t>professionnels</w:t>
      </w:r>
      <w:r>
        <w:rPr>
          <w:spacing w:val="23"/>
          <w:w w:val="80"/>
        </w:rPr>
        <w:t xml:space="preserve"> </w:t>
      </w:r>
      <w:proofErr w:type="gramStart"/>
      <w:r>
        <w:rPr>
          <w:w w:val="80"/>
        </w:rPr>
        <w:t>:</w:t>
      </w:r>
      <w:r>
        <w:rPr>
          <w:spacing w:val="22"/>
          <w:w w:val="80"/>
        </w:rPr>
        <w:t xml:space="preserve"> </w:t>
      </w:r>
      <w:r>
        <w:rPr>
          <w:w w:val="80"/>
        </w:rPr>
        <w:t>.</w:t>
      </w:r>
      <w:proofErr w:type="gramEnd"/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24"/>
          <w:w w:val="80"/>
        </w:rPr>
        <w:t xml:space="preserve"> </w:t>
      </w:r>
      <w:r>
        <w:rPr>
          <w:w w:val="80"/>
        </w:rPr>
        <w:t>Non</w:t>
      </w:r>
      <w:r>
        <w:rPr>
          <w:spacing w:val="22"/>
          <w:w w:val="80"/>
        </w:rPr>
        <w:t xml:space="preserve"> </w:t>
      </w:r>
      <w:r>
        <w:rPr>
          <w:w w:val="80"/>
        </w:rPr>
        <w:t>applicable</w:t>
      </w:r>
      <w:r>
        <w:rPr>
          <w:spacing w:val="-46"/>
          <w:w w:val="80"/>
        </w:rPr>
        <w:t xml:space="preserve"> </w:t>
      </w:r>
      <w:r>
        <w:rPr>
          <w:w w:val="90"/>
        </w:rPr>
        <w:t>Saisies</w:t>
      </w:r>
      <w:r>
        <w:rPr>
          <w:spacing w:val="-9"/>
          <w:w w:val="90"/>
        </w:rPr>
        <w:t xml:space="preserve"> </w:t>
      </w:r>
      <w:r>
        <w:rPr>
          <w:w w:val="90"/>
        </w:rPr>
        <w:t>par</w:t>
      </w:r>
      <w:r>
        <w:rPr>
          <w:spacing w:val="-8"/>
          <w:w w:val="90"/>
        </w:rPr>
        <w:t xml:space="preserve"> </w:t>
      </w:r>
      <w:r>
        <w:rPr>
          <w:w w:val="90"/>
        </w:rPr>
        <w:t>Dr</w:t>
      </w:r>
      <w:r>
        <w:rPr>
          <w:spacing w:val="-8"/>
          <w:w w:val="90"/>
        </w:rPr>
        <w:t xml:space="preserve"> </w:t>
      </w:r>
      <w:r>
        <w:rPr>
          <w:w w:val="90"/>
        </w:rPr>
        <w:t>Bourgoin,</w:t>
      </w:r>
      <w:r>
        <w:rPr>
          <w:spacing w:val="-9"/>
          <w:w w:val="90"/>
        </w:rPr>
        <w:t xml:space="preserve"> </w:t>
      </w:r>
      <w:r>
        <w:rPr>
          <w:w w:val="90"/>
        </w:rPr>
        <w:t>Dr</w:t>
      </w:r>
      <w:r>
        <w:rPr>
          <w:spacing w:val="-8"/>
          <w:w w:val="90"/>
        </w:rPr>
        <w:t xml:space="preserve"> </w:t>
      </w:r>
      <w:r>
        <w:rPr>
          <w:w w:val="90"/>
        </w:rPr>
        <w:t>Breton</w:t>
      </w:r>
    </w:p>
    <w:p w14:paraId="4A25B5F4" w14:textId="77777777" w:rsidR="008B767B" w:rsidRDefault="00E13715">
      <w:pPr>
        <w:pStyle w:val="Corpsdetexte"/>
        <w:spacing w:before="22"/>
        <w:ind w:left="256"/>
      </w:pPr>
      <w:r>
        <w:rPr>
          <w:w w:val="80"/>
        </w:rPr>
        <w:t>En</w:t>
      </w:r>
      <w:r>
        <w:rPr>
          <w:spacing w:val="14"/>
          <w:w w:val="80"/>
        </w:rPr>
        <w:t xml:space="preserve"> </w:t>
      </w:r>
      <w:r>
        <w:rPr>
          <w:w w:val="80"/>
        </w:rPr>
        <w:t>utilisant</w:t>
      </w:r>
      <w:r>
        <w:rPr>
          <w:spacing w:val="15"/>
          <w:w w:val="80"/>
        </w:rPr>
        <w:t xml:space="preserve"> </w:t>
      </w:r>
      <w:r>
        <w:rPr>
          <w:w w:val="80"/>
        </w:rPr>
        <w:t>le</w:t>
      </w:r>
      <w:r>
        <w:rPr>
          <w:spacing w:val="14"/>
          <w:w w:val="80"/>
        </w:rPr>
        <w:t xml:space="preserve"> </w:t>
      </w:r>
      <w:r>
        <w:rPr>
          <w:w w:val="80"/>
        </w:rPr>
        <w:t>logiciel</w:t>
      </w:r>
      <w:r>
        <w:rPr>
          <w:spacing w:val="15"/>
          <w:w w:val="80"/>
        </w:rPr>
        <w:t xml:space="preserve"> 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……………………</w:t>
      </w:r>
      <w:proofErr w:type="gramStart"/>
      <w:r>
        <w:rPr>
          <w:w w:val="80"/>
        </w:rPr>
        <w:t>…….</w:t>
      </w:r>
      <w:proofErr w:type="gramEnd"/>
      <w:r>
        <w:rPr>
          <w:w w:val="80"/>
        </w:rPr>
        <w:t>.</w:t>
      </w:r>
    </w:p>
    <w:p w14:paraId="23C23599" w14:textId="77777777" w:rsidR="008B767B" w:rsidRDefault="00E13715">
      <w:pPr>
        <w:pStyle w:val="Corpsdetexte"/>
        <w:spacing w:before="47" w:line="285" w:lineRule="auto"/>
        <w:ind w:left="256" w:right="7105" w:hanging="15"/>
      </w:pPr>
      <w:r>
        <w:rPr>
          <w:w w:val="80"/>
        </w:rPr>
        <w:t>Accessible</w:t>
      </w:r>
      <w:r>
        <w:rPr>
          <w:spacing w:val="12"/>
          <w:w w:val="80"/>
        </w:rPr>
        <w:t xml:space="preserve"> </w:t>
      </w:r>
      <w:r>
        <w:rPr>
          <w:w w:val="80"/>
        </w:rPr>
        <w:t>à</w:t>
      </w:r>
      <w:r>
        <w:rPr>
          <w:spacing w:val="12"/>
          <w:w w:val="80"/>
        </w:rPr>
        <w:t xml:space="preserve"> </w:t>
      </w:r>
      <w:r>
        <w:rPr>
          <w:w w:val="80"/>
        </w:rPr>
        <w:t>:</w:t>
      </w:r>
      <w:r>
        <w:rPr>
          <w:spacing w:val="12"/>
          <w:w w:val="80"/>
        </w:rPr>
        <w:t xml:space="preserve"> </w:t>
      </w:r>
      <w:r>
        <w:rPr>
          <w:w w:val="80"/>
        </w:rPr>
        <w:t>Dr</w:t>
      </w:r>
      <w:r>
        <w:rPr>
          <w:spacing w:val="12"/>
          <w:w w:val="80"/>
        </w:rPr>
        <w:t xml:space="preserve"> </w:t>
      </w:r>
      <w:r>
        <w:rPr>
          <w:w w:val="80"/>
        </w:rPr>
        <w:t>Bourgoin,</w:t>
      </w:r>
      <w:r>
        <w:rPr>
          <w:spacing w:val="12"/>
          <w:w w:val="80"/>
        </w:rPr>
        <w:t xml:space="preserve"> </w:t>
      </w:r>
      <w:r>
        <w:rPr>
          <w:w w:val="80"/>
        </w:rPr>
        <w:t>Dr</w:t>
      </w:r>
      <w:r>
        <w:rPr>
          <w:spacing w:val="12"/>
          <w:w w:val="80"/>
        </w:rPr>
        <w:t xml:space="preserve"> </w:t>
      </w:r>
      <w:r>
        <w:rPr>
          <w:w w:val="80"/>
        </w:rPr>
        <w:t>Breton</w:t>
      </w:r>
      <w:r>
        <w:rPr>
          <w:spacing w:val="12"/>
          <w:w w:val="80"/>
        </w:rPr>
        <w:t xml:space="preserve"> </w:t>
      </w:r>
      <w:r>
        <w:rPr>
          <w:w w:val="80"/>
        </w:rPr>
        <w:t>et</w:t>
      </w:r>
      <w:r>
        <w:rPr>
          <w:spacing w:val="12"/>
          <w:w w:val="80"/>
        </w:rPr>
        <w:t xml:space="preserve"> </w:t>
      </w:r>
      <w:r>
        <w:rPr>
          <w:w w:val="80"/>
        </w:rPr>
        <w:t>Brieuc</w:t>
      </w:r>
      <w:r>
        <w:rPr>
          <w:spacing w:val="12"/>
          <w:w w:val="80"/>
        </w:rPr>
        <w:t xml:space="preserve"> </w:t>
      </w:r>
      <w:r>
        <w:rPr>
          <w:w w:val="80"/>
        </w:rPr>
        <w:t>Vignon</w:t>
      </w:r>
      <w:r>
        <w:rPr>
          <w:spacing w:val="-46"/>
          <w:w w:val="80"/>
        </w:rPr>
        <w:t xml:space="preserve"> </w:t>
      </w:r>
      <w:r>
        <w:rPr>
          <w:w w:val="80"/>
        </w:rPr>
        <w:t>Mode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sécurisation/protection</w:t>
      </w:r>
      <w:r>
        <w:rPr>
          <w:spacing w:val="11"/>
          <w:w w:val="80"/>
        </w:rPr>
        <w:t xml:space="preserve"> </w:t>
      </w:r>
      <w:r>
        <w:rPr>
          <w:w w:val="80"/>
        </w:rPr>
        <w:t>:</w:t>
      </w:r>
      <w:r>
        <w:rPr>
          <w:spacing w:val="12"/>
          <w:w w:val="80"/>
        </w:rPr>
        <w:t xml:space="preserve"> </w:t>
      </w:r>
      <w:r>
        <w:rPr>
          <w:w w:val="80"/>
        </w:rPr>
        <w:t>bureau</w:t>
      </w:r>
      <w:r>
        <w:rPr>
          <w:spacing w:val="11"/>
          <w:w w:val="80"/>
        </w:rPr>
        <w:t xml:space="preserve"> </w:t>
      </w:r>
      <w:r>
        <w:rPr>
          <w:w w:val="80"/>
        </w:rPr>
        <w:t>privé</w:t>
      </w:r>
      <w:r>
        <w:rPr>
          <w:spacing w:val="12"/>
          <w:w w:val="80"/>
        </w:rPr>
        <w:t xml:space="preserve"> </w:t>
      </w:r>
      <w:r>
        <w:rPr>
          <w:w w:val="80"/>
        </w:rPr>
        <w:t>CHU</w:t>
      </w:r>
    </w:p>
    <w:p w14:paraId="6C8EEDE5" w14:textId="77777777" w:rsidR="008B767B" w:rsidRDefault="008B767B">
      <w:pPr>
        <w:pStyle w:val="Corpsdetexte"/>
        <w:spacing w:before="2"/>
        <w:rPr>
          <w:sz w:val="25"/>
        </w:rPr>
      </w:pPr>
    </w:p>
    <w:p w14:paraId="424956B0" w14:textId="77777777" w:rsidR="008B767B" w:rsidRDefault="00E13715">
      <w:pPr>
        <w:pStyle w:val="Corpsdetexte"/>
        <w:spacing w:line="278" w:lineRule="auto"/>
        <w:ind w:left="241" w:right="7105" w:firstLine="15"/>
      </w:pPr>
      <w:r>
        <w:rPr>
          <w:w w:val="80"/>
          <w:u w:val="thick"/>
        </w:rPr>
        <w:t>Enregistrement</w:t>
      </w:r>
      <w:r>
        <w:rPr>
          <w:spacing w:val="19"/>
          <w:w w:val="80"/>
          <w:u w:val="thick"/>
        </w:rPr>
        <w:t xml:space="preserve"> </w:t>
      </w:r>
      <w:r>
        <w:rPr>
          <w:w w:val="80"/>
          <w:u w:val="thick"/>
        </w:rPr>
        <w:t>Audio/Vidéo/Image</w:t>
      </w:r>
      <w:r>
        <w:rPr>
          <w:spacing w:val="19"/>
          <w:w w:val="80"/>
          <w:u w:val="thick"/>
        </w:rPr>
        <w:t xml:space="preserve"> </w:t>
      </w:r>
      <w:r>
        <w:rPr>
          <w:w w:val="80"/>
        </w:rPr>
        <w:t>:</w:t>
      </w:r>
      <w:r>
        <w:rPr>
          <w:spacing w:val="19"/>
          <w:w w:val="80"/>
        </w:rPr>
        <w:t xml:space="preserve"> </w:t>
      </w:r>
      <w:r>
        <w:rPr>
          <w:w w:val="80"/>
        </w:rPr>
        <w:t>.X</w:t>
      </w:r>
      <w:r>
        <w:rPr>
          <w:spacing w:val="19"/>
          <w:w w:val="80"/>
        </w:rPr>
        <w:t xml:space="preserve"> </w:t>
      </w:r>
      <w:r>
        <w:rPr>
          <w:w w:val="80"/>
        </w:rPr>
        <w:t>Non</w:t>
      </w:r>
      <w:r>
        <w:rPr>
          <w:spacing w:val="19"/>
          <w:w w:val="80"/>
        </w:rPr>
        <w:t xml:space="preserve"> </w:t>
      </w:r>
      <w:r>
        <w:rPr>
          <w:w w:val="80"/>
        </w:rPr>
        <w:t>applicable</w:t>
      </w:r>
      <w:r>
        <w:rPr>
          <w:spacing w:val="-46"/>
          <w:w w:val="80"/>
        </w:rPr>
        <w:t xml:space="preserve"> </w:t>
      </w:r>
      <w:r>
        <w:rPr>
          <w:w w:val="85"/>
        </w:rPr>
        <w:t>Analysé</w:t>
      </w:r>
      <w:r>
        <w:rPr>
          <w:spacing w:val="-4"/>
          <w:w w:val="85"/>
        </w:rPr>
        <w:t xml:space="preserve"> </w:t>
      </w:r>
      <w:r>
        <w:rPr>
          <w:w w:val="85"/>
        </w:rPr>
        <w:t>par</w:t>
      </w:r>
      <w:r>
        <w:rPr>
          <w:spacing w:val="-4"/>
          <w:w w:val="85"/>
        </w:rPr>
        <w:t xml:space="preserve"> </w:t>
      </w:r>
      <w:r>
        <w:rPr>
          <w:w w:val="85"/>
        </w:rPr>
        <w:t>………………….</w:t>
      </w:r>
    </w:p>
    <w:p w14:paraId="128F7861" w14:textId="77777777" w:rsidR="008B767B" w:rsidRDefault="00E13715">
      <w:pPr>
        <w:pStyle w:val="Corpsdetexte"/>
        <w:spacing w:before="24" w:line="278" w:lineRule="auto"/>
        <w:ind w:left="256" w:right="4820"/>
      </w:pPr>
      <w:r>
        <w:rPr>
          <w:w w:val="80"/>
        </w:rPr>
        <w:t>Données</w:t>
      </w:r>
      <w:r>
        <w:rPr>
          <w:spacing w:val="20"/>
          <w:w w:val="80"/>
        </w:rPr>
        <w:t xml:space="preserve"> </w:t>
      </w:r>
      <w:r>
        <w:rPr>
          <w:w w:val="80"/>
        </w:rPr>
        <w:t>issues</w:t>
      </w:r>
      <w:r>
        <w:rPr>
          <w:spacing w:val="20"/>
          <w:w w:val="80"/>
        </w:rPr>
        <w:t xml:space="preserve"> </w:t>
      </w:r>
      <w:r>
        <w:rPr>
          <w:w w:val="80"/>
        </w:rPr>
        <w:t>de</w:t>
      </w:r>
      <w:r>
        <w:rPr>
          <w:spacing w:val="21"/>
          <w:w w:val="80"/>
        </w:rPr>
        <w:t xml:space="preserve"> </w:t>
      </w:r>
      <w:r>
        <w:rPr>
          <w:w w:val="80"/>
        </w:rPr>
        <w:t>l’analyse</w:t>
      </w:r>
      <w:r>
        <w:rPr>
          <w:spacing w:val="20"/>
          <w:w w:val="80"/>
        </w:rPr>
        <w:t xml:space="preserve"> </w:t>
      </w:r>
      <w:r>
        <w:rPr>
          <w:w w:val="80"/>
        </w:rPr>
        <w:t>collectées</w:t>
      </w:r>
      <w:r>
        <w:rPr>
          <w:spacing w:val="21"/>
          <w:w w:val="80"/>
        </w:rPr>
        <w:t xml:space="preserve"> </w:t>
      </w:r>
      <w:r>
        <w:rPr>
          <w:w w:val="80"/>
        </w:rPr>
        <w:t>sous</w:t>
      </w:r>
      <w:r>
        <w:rPr>
          <w:spacing w:val="20"/>
          <w:w w:val="80"/>
        </w:rPr>
        <w:t xml:space="preserve"> </w:t>
      </w:r>
      <w:r>
        <w:rPr>
          <w:w w:val="80"/>
        </w:rPr>
        <w:t>un</w:t>
      </w:r>
      <w:r>
        <w:rPr>
          <w:spacing w:val="21"/>
          <w:w w:val="80"/>
        </w:rPr>
        <w:t xml:space="preserve"> </w:t>
      </w:r>
      <w:r>
        <w:rPr>
          <w:w w:val="80"/>
        </w:rPr>
        <w:t>format</w:t>
      </w:r>
      <w:r>
        <w:rPr>
          <w:spacing w:val="20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7"/>
          <w:w w:val="80"/>
        </w:rPr>
        <w:t xml:space="preserve"> </w:t>
      </w:r>
      <w:r>
        <w:rPr>
          <w:w w:val="80"/>
        </w:rPr>
        <w:t>Papier</w:t>
      </w:r>
      <w:r>
        <w:rPr>
          <w:spacing w:val="20"/>
          <w:w w:val="80"/>
        </w:rPr>
        <w:t xml:space="preserve"> </w:t>
      </w:r>
      <w:r>
        <w:rPr>
          <w:rFonts w:ascii="MS PGothic" w:hAnsi="MS PGothic"/>
          <w:w w:val="80"/>
        </w:rPr>
        <w:t>☐</w:t>
      </w:r>
      <w:r>
        <w:rPr>
          <w:rFonts w:ascii="MS PGothic" w:hAnsi="MS PGothic"/>
          <w:spacing w:val="36"/>
          <w:w w:val="80"/>
        </w:rPr>
        <w:t xml:space="preserve"> </w:t>
      </w:r>
      <w:r>
        <w:rPr>
          <w:w w:val="80"/>
        </w:rPr>
        <w:t>Informatique</w:t>
      </w:r>
      <w:r>
        <w:rPr>
          <w:spacing w:val="-46"/>
          <w:w w:val="80"/>
        </w:rPr>
        <w:t xml:space="preserve"> </w:t>
      </w:r>
      <w:r>
        <w:rPr>
          <w:w w:val="85"/>
        </w:rPr>
        <w:t>En</w:t>
      </w:r>
      <w:r>
        <w:rPr>
          <w:spacing w:val="-4"/>
          <w:w w:val="85"/>
        </w:rPr>
        <w:t xml:space="preserve"> </w:t>
      </w:r>
      <w:r>
        <w:rPr>
          <w:w w:val="85"/>
        </w:rPr>
        <w:t>utilisant</w:t>
      </w:r>
      <w:r>
        <w:rPr>
          <w:spacing w:val="-4"/>
          <w:w w:val="85"/>
        </w:rPr>
        <w:t xml:space="preserve"> </w:t>
      </w:r>
      <w:r>
        <w:rPr>
          <w:w w:val="85"/>
        </w:rPr>
        <w:t>le</w:t>
      </w:r>
      <w:r>
        <w:rPr>
          <w:spacing w:val="-4"/>
          <w:w w:val="85"/>
        </w:rPr>
        <w:t xml:space="preserve"> </w:t>
      </w:r>
      <w:r>
        <w:rPr>
          <w:w w:val="85"/>
        </w:rPr>
        <w:t>logiciel</w:t>
      </w:r>
      <w:r>
        <w:rPr>
          <w:spacing w:val="-4"/>
          <w:w w:val="85"/>
        </w:rPr>
        <w:t xml:space="preserve"> </w:t>
      </w:r>
      <w:r>
        <w:rPr>
          <w:w w:val="85"/>
        </w:rPr>
        <w:t>:</w:t>
      </w:r>
      <w:r>
        <w:rPr>
          <w:spacing w:val="-4"/>
          <w:w w:val="85"/>
        </w:rPr>
        <w:t xml:space="preserve"> </w:t>
      </w:r>
      <w:r>
        <w:rPr>
          <w:w w:val="85"/>
        </w:rPr>
        <w:t>……………………</w:t>
      </w:r>
      <w:proofErr w:type="gramStart"/>
      <w:r>
        <w:rPr>
          <w:w w:val="85"/>
        </w:rPr>
        <w:t>…….</w:t>
      </w:r>
      <w:proofErr w:type="gramEnd"/>
      <w:r>
        <w:rPr>
          <w:w w:val="85"/>
        </w:rPr>
        <w:t>.</w:t>
      </w:r>
    </w:p>
    <w:p w14:paraId="2509DDEF" w14:textId="77777777" w:rsidR="008B767B" w:rsidRDefault="00E13715">
      <w:pPr>
        <w:pStyle w:val="Corpsdetexte"/>
        <w:spacing w:before="7"/>
        <w:ind w:left="256"/>
      </w:pPr>
      <w:r>
        <w:rPr>
          <w:w w:val="80"/>
        </w:rPr>
        <w:t>Saisies</w:t>
      </w:r>
      <w:r>
        <w:rPr>
          <w:spacing w:val="23"/>
          <w:w w:val="80"/>
        </w:rPr>
        <w:t xml:space="preserve"> </w:t>
      </w:r>
      <w:r>
        <w:rPr>
          <w:w w:val="80"/>
        </w:rPr>
        <w:t>par</w:t>
      </w:r>
      <w:r>
        <w:rPr>
          <w:spacing w:val="24"/>
          <w:w w:val="80"/>
        </w:rPr>
        <w:t xml:space="preserve"> </w:t>
      </w:r>
      <w:r>
        <w:rPr>
          <w:w w:val="80"/>
        </w:rPr>
        <w:t>…………………………</w:t>
      </w:r>
      <w:proofErr w:type="gramStart"/>
      <w:r>
        <w:rPr>
          <w:w w:val="80"/>
        </w:rPr>
        <w:t>…….</w:t>
      </w:r>
      <w:proofErr w:type="gramEnd"/>
      <w:r>
        <w:rPr>
          <w:w w:val="80"/>
        </w:rPr>
        <w:t>….</w:t>
      </w:r>
    </w:p>
    <w:p w14:paraId="0693D240" w14:textId="77777777" w:rsidR="008B767B" w:rsidRDefault="00E13715">
      <w:pPr>
        <w:pStyle w:val="Corpsdetexte"/>
        <w:spacing w:before="48"/>
        <w:ind w:left="241"/>
      </w:pPr>
      <w:r>
        <w:rPr>
          <w:w w:val="80"/>
        </w:rPr>
        <w:t>Accessible</w:t>
      </w:r>
      <w:r>
        <w:rPr>
          <w:spacing w:val="17"/>
          <w:w w:val="80"/>
        </w:rPr>
        <w:t xml:space="preserve"> </w:t>
      </w:r>
      <w:r>
        <w:rPr>
          <w:w w:val="80"/>
        </w:rPr>
        <w:t>à</w:t>
      </w:r>
      <w:r>
        <w:rPr>
          <w:spacing w:val="18"/>
          <w:w w:val="80"/>
        </w:rPr>
        <w:t xml:space="preserve"> </w:t>
      </w:r>
      <w:r>
        <w:rPr>
          <w:w w:val="80"/>
        </w:rPr>
        <w:t>:</w:t>
      </w:r>
      <w:r>
        <w:rPr>
          <w:spacing w:val="17"/>
          <w:w w:val="80"/>
        </w:rPr>
        <w:t xml:space="preserve"> </w:t>
      </w:r>
      <w:r>
        <w:rPr>
          <w:w w:val="80"/>
        </w:rPr>
        <w:t>……………………………</w:t>
      </w:r>
    </w:p>
    <w:p w14:paraId="6FF58C1B" w14:textId="77777777" w:rsidR="008B767B" w:rsidRDefault="00E13715">
      <w:pPr>
        <w:pStyle w:val="Corpsdetexte"/>
        <w:spacing w:before="47"/>
        <w:ind w:left="256"/>
      </w:pPr>
      <w:r>
        <w:rPr>
          <w:w w:val="80"/>
        </w:rPr>
        <w:t>Mode</w:t>
      </w:r>
      <w:r>
        <w:rPr>
          <w:spacing w:val="28"/>
          <w:w w:val="80"/>
        </w:rPr>
        <w:t xml:space="preserve"> </w:t>
      </w:r>
      <w:r>
        <w:rPr>
          <w:w w:val="80"/>
        </w:rPr>
        <w:t>de</w:t>
      </w:r>
      <w:r>
        <w:rPr>
          <w:spacing w:val="28"/>
          <w:w w:val="80"/>
        </w:rPr>
        <w:t xml:space="preserve"> </w:t>
      </w:r>
      <w:r>
        <w:rPr>
          <w:w w:val="80"/>
        </w:rPr>
        <w:t>sécurisation/protection</w:t>
      </w:r>
      <w:r>
        <w:rPr>
          <w:spacing w:val="29"/>
          <w:w w:val="80"/>
        </w:rPr>
        <w:t xml:space="preserve"> </w:t>
      </w:r>
      <w:r>
        <w:rPr>
          <w:w w:val="80"/>
        </w:rPr>
        <w:t>:</w:t>
      </w:r>
      <w:r>
        <w:rPr>
          <w:spacing w:val="28"/>
          <w:w w:val="80"/>
        </w:rPr>
        <w:t xml:space="preserve"> </w:t>
      </w:r>
      <w:r>
        <w:rPr>
          <w:w w:val="80"/>
        </w:rPr>
        <w:t>…………………</w:t>
      </w:r>
      <w:proofErr w:type="gramStart"/>
      <w:r>
        <w:rPr>
          <w:w w:val="80"/>
        </w:rPr>
        <w:t>…….</w:t>
      </w:r>
      <w:proofErr w:type="gramEnd"/>
      <w:r>
        <w:rPr>
          <w:w w:val="80"/>
        </w:rPr>
        <w:t>.</w:t>
      </w:r>
    </w:p>
    <w:p w14:paraId="3A0CE41E" w14:textId="77777777" w:rsidR="008B767B" w:rsidRDefault="008B767B">
      <w:pPr>
        <w:pStyle w:val="Corpsdetexte"/>
        <w:rPr>
          <w:sz w:val="24"/>
        </w:rPr>
      </w:pPr>
    </w:p>
    <w:p w14:paraId="1B981390" w14:textId="77777777" w:rsidR="008B767B" w:rsidRDefault="008B767B">
      <w:pPr>
        <w:pStyle w:val="Corpsdetexte"/>
        <w:rPr>
          <w:sz w:val="24"/>
        </w:rPr>
      </w:pPr>
    </w:p>
    <w:p w14:paraId="34334BC9" w14:textId="77777777" w:rsidR="008B767B" w:rsidRDefault="008B767B">
      <w:pPr>
        <w:pStyle w:val="Corpsdetexte"/>
        <w:spacing w:before="10"/>
        <w:rPr>
          <w:sz w:val="31"/>
        </w:rPr>
      </w:pPr>
    </w:p>
    <w:p w14:paraId="2EEF3B02" w14:textId="77777777" w:rsidR="008B767B" w:rsidRDefault="00E13715">
      <w:pPr>
        <w:pStyle w:val="Corpsdetexte"/>
        <w:tabs>
          <w:tab w:val="left" w:leader="dot" w:pos="3299"/>
        </w:tabs>
        <w:ind w:left="241"/>
      </w:pPr>
      <w:r>
        <w:rPr>
          <w:w w:val="80"/>
          <w:u w:val="thick"/>
        </w:rPr>
        <w:t>Autre,</w:t>
      </w:r>
      <w:r>
        <w:rPr>
          <w:spacing w:val="9"/>
          <w:w w:val="80"/>
          <w:u w:val="thick"/>
        </w:rPr>
        <w:t xml:space="preserve"> </w:t>
      </w:r>
      <w:r>
        <w:rPr>
          <w:w w:val="80"/>
          <w:u w:val="thick"/>
        </w:rPr>
        <w:t>préciser</w:t>
      </w:r>
      <w:r>
        <w:rPr>
          <w:rFonts w:ascii="Times New Roman" w:hAnsi="Times New Roman"/>
          <w:w w:val="80"/>
        </w:rPr>
        <w:tab/>
      </w:r>
      <w:r>
        <w:rPr>
          <w:w w:val="80"/>
        </w:rPr>
        <w:t>X</w:t>
      </w:r>
      <w:r>
        <w:rPr>
          <w:spacing w:val="19"/>
          <w:w w:val="80"/>
        </w:rPr>
        <w:t xml:space="preserve"> </w:t>
      </w:r>
      <w:r>
        <w:rPr>
          <w:w w:val="80"/>
        </w:rPr>
        <w:t>Non</w:t>
      </w:r>
      <w:r>
        <w:rPr>
          <w:spacing w:val="18"/>
          <w:w w:val="80"/>
        </w:rPr>
        <w:t xml:space="preserve"> </w:t>
      </w:r>
      <w:r>
        <w:rPr>
          <w:w w:val="80"/>
        </w:rPr>
        <w:t>applicable</w:t>
      </w:r>
    </w:p>
    <w:p w14:paraId="2AB77F2A" w14:textId="77777777" w:rsidR="008B767B" w:rsidRDefault="00E13715">
      <w:pPr>
        <w:pStyle w:val="Corpsdetexte"/>
        <w:spacing w:before="45"/>
        <w:ind w:left="256"/>
      </w:pPr>
      <w:r>
        <w:rPr>
          <w:w w:val="80"/>
        </w:rPr>
        <w:t>Saisies</w:t>
      </w:r>
      <w:r>
        <w:rPr>
          <w:spacing w:val="16"/>
          <w:w w:val="80"/>
        </w:rPr>
        <w:t xml:space="preserve"> </w:t>
      </w:r>
      <w:r>
        <w:rPr>
          <w:w w:val="80"/>
        </w:rPr>
        <w:t>par</w:t>
      </w:r>
      <w:r>
        <w:rPr>
          <w:spacing w:val="16"/>
          <w:w w:val="80"/>
        </w:rPr>
        <w:t xml:space="preserve"> </w:t>
      </w:r>
      <w:r>
        <w:rPr>
          <w:w w:val="80"/>
        </w:rPr>
        <w:t>………………….</w:t>
      </w:r>
    </w:p>
    <w:p w14:paraId="5C963404" w14:textId="77777777" w:rsidR="008B767B" w:rsidRDefault="00E13715">
      <w:pPr>
        <w:pStyle w:val="Corpsdetexte"/>
        <w:spacing w:before="47"/>
        <w:ind w:left="256"/>
      </w:pPr>
      <w:r>
        <w:rPr>
          <w:w w:val="80"/>
        </w:rPr>
        <w:t>En</w:t>
      </w:r>
      <w:r>
        <w:rPr>
          <w:spacing w:val="14"/>
          <w:w w:val="80"/>
        </w:rPr>
        <w:t xml:space="preserve"> </w:t>
      </w:r>
      <w:r>
        <w:rPr>
          <w:w w:val="80"/>
        </w:rPr>
        <w:t>utilisant</w:t>
      </w:r>
      <w:r>
        <w:rPr>
          <w:spacing w:val="15"/>
          <w:w w:val="80"/>
        </w:rPr>
        <w:t xml:space="preserve"> </w:t>
      </w:r>
      <w:r>
        <w:rPr>
          <w:w w:val="80"/>
        </w:rPr>
        <w:t>le</w:t>
      </w:r>
      <w:r>
        <w:rPr>
          <w:spacing w:val="14"/>
          <w:w w:val="80"/>
        </w:rPr>
        <w:t xml:space="preserve"> </w:t>
      </w:r>
      <w:r>
        <w:rPr>
          <w:w w:val="80"/>
        </w:rPr>
        <w:t>logiciel</w:t>
      </w:r>
      <w:r>
        <w:rPr>
          <w:spacing w:val="15"/>
          <w:w w:val="80"/>
        </w:rPr>
        <w:t xml:space="preserve"> </w:t>
      </w:r>
      <w:r>
        <w:rPr>
          <w:w w:val="80"/>
        </w:rPr>
        <w:t>:</w:t>
      </w:r>
      <w:r>
        <w:rPr>
          <w:spacing w:val="14"/>
          <w:w w:val="80"/>
        </w:rPr>
        <w:t xml:space="preserve"> </w:t>
      </w:r>
      <w:r>
        <w:rPr>
          <w:w w:val="80"/>
        </w:rPr>
        <w:t>……………………</w:t>
      </w:r>
      <w:proofErr w:type="gramStart"/>
      <w:r>
        <w:rPr>
          <w:w w:val="80"/>
        </w:rPr>
        <w:t>…….</w:t>
      </w:r>
      <w:proofErr w:type="gramEnd"/>
      <w:r>
        <w:rPr>
          <w:w w:val="80"/>
        </w:rPr>
        <w:t>.</w:t>
      </w:r>
    </w:p>
    <w:p w14:paraId="09565B6B" w14:textId="77777777" w:rsidR="008B767B" w:rsidRDefault="00E13715">
      <w:pPr>
        <w:pStyle w:val="Corpsdetexte"/>
        <w:spacing w:before="47"/>
        <w:ind w:left="241"/>
      </w:pPr>
      <w:r>
        <w:rPr>
          <w:w w:val="80"/>
        </w:rPr>
        <w:t>Accessible</w:t>
      </w:r>
      <w:r>
        <w:rPr>
          <w:spacing w:val="17"/>
          <w:w w:val="80"/>
        </w:rPr>
        <w:t xml:space="preserve"> </w:t>
      </w:r>
      <w:r>
        <w:rPr>
          <w:w w:val="80"/>
        </w:rPr>
        <w:t>à</w:t>
      </w:r>
      <w:r>
        <w:rPr>
          <w:spacing w:val="18"/>
          <w:w w:val="80"/>
        </w:rPr>
        <w:t xml:space="preserve"> </w:t>
      </w:r>
      <w:r>
        <w:rPr>
          <w:w w:val="80"/>
        </w:rPr>
        <w:t>:</w:t>
      </w:r>
      <w:r>
        <w:rPr>
          <w:spacing w:val="17"/>
          <w:w w:val="80"/>
        </w:rPr>
        <w:t xml:space="preserve"> </w:t>
      </w:r>
      <w:r>
        <w:rPr>
          <w:w w:val="80"/>
        </w:rPr>
        <w:t>……………………………</w:t>
      </w:r>
    </w:p>
    <w:p w14:paraId="50FDC2CE" w14:textId="77777777" w:rsidR="008B767B" w:rsidRDefault="00E13715">
      <w:pPr>
        <w:pStyle w:val="Corpsdetexte"/>
        <w:spacing w:before="47"/>
        <w:ind w:left="256"/>
      </w:pPr>
      <w:r>
        <w:rPr>
          <w:w w:val="80"/>
        </w:rPr>
        <w:t>Mode</w:t>
      </w:r>
      <w:r>
        <w:rPr>
          <w:spacing w:val="21"/>
          <w:w w:val="80"/>
        </w:rPr>
        <w:t xml:space="preserve"> </w:t>
      </w:r>
      <w:r>
        <w:rPr>
          <w:w w:val="80"/>
        </w:rPr>
        <w:t>de</w:t>
      </w:r>
      <w:r>
        <w:rPr>
          <w:spacing w:val="21"/>
          <w:w w:val="80"/>
        </w:rPr>
        <w:t xml:space="preserve"> </w:t>
      </w:r>
      <w:r>
        <w:rPr>
          <w:w w:val="80"/>
        </w:rPr>
        <w:t>sécurisation/protection</w:t>
      </w:r>
      <w:r>
        <w:rPr>
          <w:spacing w:val="21"/>
          <w:w w:val="80"/>
        </w:rPr>
        <w:t xml:space="preserve"> </w:t>
      </w:r>
      <w:r>
        <w:rPr>
          <w:w w:val="80"/>
        </w:rPr>
        <w:t>:</w:t>
      </w:r>
      <w:r>
        <w:rPr>
          <w:spacing w:val="21"/>
          <w:w w:val="80"/>
        </w:rPr>
        <w:t xml:space="preserve"> </w:t>
      </w:r>
      <w:r>
        <w:rPr>
          <w:w w:val="80"/>
        </w:rPr>
        <w:t>…………………</w:t>
      </w:r>
      <w:proofErr w:type="gramStart"/>
      <w:r>
        <w:rPr>
          <w:w w:val="80"/>
        </w:rPr>
        <w:t>…….</w:t>
      </w:r>
      <w:proofErr w:type="gramEnd"/>
      <w:r>
        <w:rPr>
          <w:w w:val="80"/>
        </w:rPr>
        <w:t>.</w:t>
      </w:r>
    </w:p>
    <w:p w14:paraId="322735C0" w14:textId="77777777" w:rsidR="008B767B" w:rsidRDefault="008B767B">
      <w:pPr>
        <w:pStyle w:val="Corpsdetexte"/>
        <w:spacing w:before="4"/>
        <w:rPr>
          <w:sz w:val="29"/>
        </w:rPr>
      </w:pPr>
    </w:p>
    <w:p w14:paraId="2545C338" w14:textId="77777777" w:rsidR="008B767B" w:rsidRDefault="00E13715">
      <w:pPr>
        <w:pStyle w:val="Corpsdetexte"/>
        <w:tabs>
          <w:tab w:val="left" w:leader="dot" w:pos="3025"/>
        </w:tabs>
        <w:spacing w:line="278" w:lineRule="auto"/>
        <w:ind w:left="256" w:right="7321"/>
      </w:pPr>
      <w:r>
        <w:rPr>
          <w:w w:val="80"/>
        </w:rPr>
        <w:t>Transfert</w:t>
      </w:r>
      <w:r>
        <w:rPr>
          <w:spacing w:val="11"/>
          <w:w w:val="80"/>
        </w:rPr>
        <w:t xml:space="preserve"> </w:t>
      </w:r>
      <w:r>
        <w:rPr>
          <w:w w:val="80"/>
        </w:rPr>
        <w:t>des</w:t>
      </w:r>
      <w:r>
        <w:rPr>
          <w:spacing w:val="11"/>
          <w:w w:val="80"/>
        </w:rPr>
        <w:t xml:space="preserve"> </w:t>
      </w:r>
      <w:r>
        <w:rPr>
          <w:w w:val="80"/>
        </w:rPr>
        <w:t>bases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données</w:t>
      </w:r>
      <w:r>
        <w:rPr>
          <w:spacing w:val="11"/>
          <w:w w:val="80"/>
        </w:rPr>
        <w:t xml:space="preserve"> </w:t>
      </w:r>
      <w:r>
        <w:rPr>
          <w:w w:val="80"/>
        </w:rPr>
        <w:t>:</w:t>
      </w:r>
      <w:r>
        <w:rPr>
          <w:spacing w:val="11"/>
          <w:w w:val="80"/>
        </w:rPr>
        <w:t xml:space="preserve"> </w:t>
      </w:r>
      <w:r>
        <w:rPr>
          <w:w w:val="80"/>
        </w:rPr>
        <w:t>.X</w:t>
      </w:r>
      <w:r>
        <w:rPr>
          <w:spacing w:val="11"/>
          <w:w w:val="80"/>
        </w:rPr>
        <w:t xml:space="preserve"> </w:t>
      </w:r>
      <w:r>
        <w:rPr>
          <w:w w:val="80"/>
        </w:rPr>
        <w:t>Non</w:t>
      </w:r>
      <w:r>
        <w:rPr>
          <w:spacing w:val="11"/>
          <w:w w:val="80"/>
        </w:rPr>
        <w:t xml:space="preserve"> </w:t>
      </w:r>
      <w:r>
        <w:rPr>
          <w:w w:val="80"/>
        </w:rPr>
        <w:t>applicable</w:t>
      </w:r>
      <w:r>
        <w:rPr>
          <w:spacing w:val="-46"/>
          <w:w w:val="80"/>
        </w:rPr>
        <w:t xml:space="preserve"> </w:t>
      </w:r>
      <w:r>
        <w:rPr>
          <w:w w:val="80"/>
        </w:rPr>
        <w:t>Transmise</w:t>
      </w:r>
      <w:r>
        <w:rPr>
          <w:spacing w:val="6"/>
          <w:w w:val="80"/>
        </w:rPr>
        <w:t xml:space="preserve"> </w:t>
      </w:r>
      <w:r>
        <w:rPr>
          <w:w w:val="80"/>
        </w:rPr>
        <w:t>à</w:t>
      </w:r>
      <w:r>
        <w:rPr>
          <w:rFonts w:ascii="Times New Roman" w:hAnsi="Times New Roman"/>
          <w:w w:val="80"/>
        </w:rPr>
        <w:tab/>
      </w:r>
      <w:r>
        <w:rPr>
          <w:w w:val="80"/>
        </w:rPr>
        <w:t>via</w:t>
      </w:r>
      <w:r>
        <w:rPr>
          <w:spacing w:val="4"/>
          <w:w w:val="80"/>
        </w:rPr>
        <w:t xml:space="preserve"> </w:t>
      </w:r>
      <w:r>
        <w:rPr>
          <w:w w:val="80"/>
        </w:rPr>
        <w:t>Blue</w:t>
      </w:r>
      <w:r>
        <w:rPr>
          <w:spacing w:val="5"/>
          <w:w w:val="80"/>
        </w:rPr>
        <w:t xml:space="preserve"> </w:t>
      </w:r>
      <w:r>
        <w:rPr>
          <w:w w:val="80"/>
        </w:rPr>
        <w:t>Files</w:t>
      </w:r>
    </w:p>
    <w:p w14:paraId="005F053A" w14:textId="77777777" w:rsidR="008B767B" w:rsidRDefault="00E13715">
      <w:pPr>
        <w:pStyle w:val="Corpsdetexte"/>
        <w:tabs>
          <w:tab w:val="left" w:leader="dot" w:pos="4059"/>
        </w:tabs>
        <w:spacing w:before="8"/>
        <w:ind w:left="256"/>
      </w:pPr>
      <w:r>
        <w:rPr>
          <w:w w:val="80"/>
        </w:rPr>
        <w:t>Mot</w:t>
      </w:r>
      <w:r>
        <w:rPr>
          <w:spacing w:val="7"/>
          <w:w w:val="80"/>
        </w:rPr>
        <w:t xml:space="preserve"> </w:t>
      </w:r>
      <w:r>
        <w:rPr>
          <w:w w:val="80"/>
        </w:rPr>
        <w:t>de</w:t>
      </w:r>
      <w:r>
        <w:rPr>
          <w:spacing w:val="8"/>
          <w:w w:val="80"/>
        </w:rPr>
        <w:t xml:space="preserve"> </w:t>
      </w:r>
      <w:r>
        <w:rPr>
          <w:w w:val="80"/>
        </w:rPr>
        <w:t>passe</w:t>
      </w:r>
      <w:r>
        <w:rPr>
          <w:spacing w:val="8"/>
          <w:w w:val="80"/>
        </w:rPr>
        <w:t xml:space="preserve"> </w:t>
      </w:r>
      <w:r>
        <w:rPr>
          <w:w w:val="80"/>
        </w:rPr>
        <w:t>:</w:t>
      </w:r>
      <w:r>
        <w:rPr>
          <w:spacing w:val="7"/>
          <w:w w:val="80"/>
        </w:rPr>
        <w:t xml:space="preserve"> </w:t>
      </w:r>
      <w:r>
        <w:rPr>
          <w:w w:val="80"/>
        </w:rPr>
        <w:t>transmis</w:t>
      </w:r>
      <w:r>
        <w:rPr>
          <w:spacing w:val="8"/>
          <w:w w:val="80"/>
        </w:rPr>
        <w:t xml:space="preserve"> </w:t>
      </w:r>
      <w:r>
        <w:rPr>
          <w:w w:val="80"/>
        </w:rPr>
        <w:t>à</w:t>
      </w:r>
      <w:r>
        <w:rPr>
          <w:rFonts w:ascii="Times New Roman" w:hAnsi="Times New Roman"/>
          <w:w w:val="80"/>
        </w:rPr>
        <w:tab/>
      </w:r>
      <w:r>
        <w:rPr>
          <w:w w:val="80"/>
        </w:rPr>
        <w:t>par</w:t>
      </w:r>
      <w:r>
        <w:rPr>
          <w:spacing w:val="20"/>
          <w:w w:val="80"/>
        </w:rPr>
        <w:t xml:space="preserve"> </w:t>
      </w:r>
      <w:r>
        <w:rPr>
          <w:w w:val="80"/>
        </w:rPr>
        <w:t>messagerie</w:t>
      </w:r>
      <w:r>
        <w:rPr>
          <w:spacing w:val="21"/>
          <w:w w:val="80"/>
        </w:rPr>
        <w:t xml:space="preserve"> </w:t>
      </w:r>
      <w:r>
        <w:rPr>
          <w:w w:val="80"/>
        </w:rPr>
        <w:t>professionnelle</w:t>
      </w:r>
    </w:p>
    <w:p w14:paraId="5858394B" w14:textId="77777777" w:rsidR="008B767B" w:rsidRDefault="008B767B">
      <w:pPr>
        <w:pStyle w:val="Corpsdetexte"/>
        <w:spacing w:before="10"/>
        <w:rPr>
          <w:sz w:val="30"/>
        </w:rPr>
      </w:pPr>
    </w:p>
    <w:p w14:paraId="4B9AC711" w14:textId="77777777" w:rsidR="008B767B" w:rsidRDefault="00E13715">
      <w:pPr>
        <w:pStyle w:val="Corpsdetexte"/>
        <w:tabs>
          <w:tab w:val="left" w:leader="dot" w:pos="5086"/>
        </w:tabs>
        <w:ind w:left="256"/>
      </w:pPr>
      <w:r>
        <w:rPr>
          <w:w w:val="80"/>
        </w:rPr>
        <w:t>Fusion</w:t>
      </w:r>
      <w:r>
        <w:rPr>
          <w:spacing w:val="10"/>
          <w:w w:val="80"/>
        </w:rPr>
        <w:t xml:space="preserve"> </w:t>
      </w:r>
      <w:r>
        <w:rPr>
          <w:w w:val="80"/>
        </w:rPr>
        <w:t>des</w:t>
      </w:r>
      <w:r>
        <w:rPr>
          <w:spacing w:val="11"/>
          <w:w w:val="80"/>
        </w:rPr>
        <w:t xml:space="preserve"> </w:t>
      </w:r>
      <w:r>
        <w:rPr>
          <w:w w:val="80"/>
        </w:rPr>
        <w:t>bases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données</w:t>
      </w:r>
      <w:r>
        <w:rPr>
          <w:spacing w:val="11"/>
          <w:w w:val="80"/>
        </w:rPr>
        <w:t xml:space="preserve"> </w:t>
      </w:r>
      <w:r>
        <w:rPr>
          <w:w w:val="80"/>
        </w:rPr>
        <w:t>réalisée</w:t>
      </w:r>
      <w:r>
        <w:rPr>
          <w:spacing w:val="11"/>
          <w:w w:val="80"/>
        </w:rPr>
        <w:t xml:space="preserve"> </w:t>
      </w:r>
      <w:r>
        <w:rPr>
          <w:w w:val="80"/>
        </w:rPr>
        <w:t>par</w:t>
      </w:r>
      <w:r>
        <w:rPr>
          <w:rFonts w:ascii="Times New Roman" w:hAnsi="Times New Roman"/>
          <w:w w:val="80"/>
        </w:rPr>
        <w:tab/>
      </w:r>
      <w:r>
        <w:rPr>
          <w:rFonts w:ascii="MS PGothic" w:hAnsi="MS PGothic"/>
          <w:w w:val="85"/>
        </w:rPr>
        <w:t>☒</w:t>
      </w:r>
      <w:r>
        <w:rPr>
          <w:w w:val="85"/>
        </w:rPr>
        <w:t>Non</w:t>
      </w:r>
      <w:r>
        <w:rPr>
          <w:spacing w:val="-2"/>
          <w:w w:val="85"/>
        </w:rPr>
        <w:t xml:space="preserve"> </w:t>
      </w:r>
      <w:r>
        <w:rPr>
          <w:w w:val="85"/>
        </w:rPr>
        <w:t>applicable</w:t>
      </w:r>
    </w:p>
    <w:p w14:paraId="0BD3B0B8" w14:textId="77777777" w:rsidR="008B767B" w:rsidRDefault="008B767B">
      <w:pPr>
        <w:pStyle w:val="Corpsdetexte"/>
        <w:spacing w:before="8"/>
        <w:rPr>
          <w:sz w:val="28"/>
        </w:rPr>
      </w:pPr>
    </w:p>
    <w:p w14:paraId="532F38A4" w14:textId="77777777" w:rsidR="008B767B" w:rsidRDefault="00E13715">
      <w:pPr>
        <w:pStyle w:val="Corpsdetexte"/>
        <w:ind w:left="241"/>
      </w:pPr>
      <w:r>
        <w:rPr>
          <w:w w:val="80"/>
        </w:rPr>
        <w:t>Analyses</w:t>
      </w:r>
      <w:r>
        <w:rPr>
          <w:spacing w:val="14"/>
          <w:w w:val="80"/>
        </w:rPr>
        <w:t xml:space="preserve"> </w:t>
      </w:r>
      <w:r>
        <w:rPr>
          <w:w w:val="80"/>
        </w:rPr>
        <w:t>statistiques</w:t>
      </w:r>
      <w:r>
        <w:rPr>
          <w:spacing w:val="15"/>
          <w:w w:val="80"/>
        </w:rPr>
        <w:t xml:space="preserve"> </w:t>
      </w:r>
      <w:r>
        <w:rPr>
          <w:w w:val="80"/>
        </w:rPr>
        <w:t>réalisées</w:t>
      </w:r>
      <w:r>
        <w:rPr>
          <w:spacing w:val="15"/>
          <w:w w:val="80"/>
        </w:rPr>
        <w:t xml:space="preserve"> </w:t>
      </w:r>
      <w:r>
        <w:rPr>
          <w:w w:val="80"/>
        </w:rPr>
        <w:t>par</w:t>
      </w:r>
      <w:r>
        <w:rPr>
          <w:spacing w:val="14"/>
          <w:w w:val="80"/>
        </w:rPr>
        <w:t xml:space="preserve"> </w:t>
      </w:r>
      <w:r>
        <w:rPr>
          <w:w w:val="80"/>
        </w:rPr>
        <w:t>XXXXX</w:t>
      </w:r>
      <w:r>
        <w:rPr>
          <w:spacing w:val="15"/>
          <w:w w:val="80"/>
        </w:rPr>
        <w:t xml:space="preserve"> </w:t>
      </w:r>
      <w:r>
        <w:rPr>
          <w:w w:val="80"/>
        </w:rPr>
        <w:t>avec</w:t>
      </w:r>
      <w:r>
        <w:rPr>
          <w:spacing w:val="15"/>
          <w:w w:val="80"/>
        </w:rPr>
        <w:t xml:space="preserve"> </w:t>
      </w:r>
      <w:r>
        <w:rPr>
          <w:w w:val="80"/>
        </w:rPr>
        <w:t>le</w:t>
      </w:r>
      <w:r>
        <w:rPr>
          <w:spacing w:val="15"/>
          <w:w w:val="80"/>
        </w:rPr>
        <w:t xml:space="preserve"> </w:t>
      </w:r>
      <w:r>
        <w:rPr>
          <w:w w:val="80"/>
        </w:rPr>
        <w:t>logiciel</w:t>
      </w:r>
      <w:r>
        <w:rPr>
          <w:spacing w:val="14"/>
          <w:w w:val="80"/>
        </w:rPr>
        <w:t xml:space="preserve"> </w:t>
      </w:r>
      <w:r>
        <w:rPr>
          <w:w w:val="80"/>
        </w:rPr>
        <w:t>XXXX.,</w:t>
      </w:r>
    </w:p>
    <w:p w14:paraId="559CD573" w14:textId="77777777" w:rsidR="008B767B" w:rsidRDefault="008B767B">
      <w:pPr>
        <w:pStyle w:val="Corpsdetexte"/>
        <w:spacing w:before="10"/>
        <w:rPr>
          <w:sz w:val="28"/>
        </w:rPr>
      </w:pPr>
    </w:p>
    <w:p w14:paraId="7CB58FDD" w14:textId="77777777" w:rsidR="008B767B" w:rsidRDefault="00E13715">
      <w:pPr>
        <w:pStyle w:val="Corpsdetexte"/>
        <w:spacing w:before="1"/>
        <w:ind w:left="256"/>
      </w:pPr>
      <w:r>
        <w:rPr>
          <w:color w:val="FF0000"/>
          <w:w w:val="80"/>
        </w:rPr>
        <w:t>Base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données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accessible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à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une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personne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extérieure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au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CHU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Rennes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:</w:t>
      </w:r>
    </w:p>
    <w:p w14:paraId="5C5D117C" w14:textId="77777777" w:rsidR="008B767B" w:rsidRDefault="00E13715">
      <w:pPr>
        <w:pStyle w:val="Paragraphedeliste"/>
        <w:numPr>
          <w:ilvl w:val="0"/>
          <w:numId w:val="5"/>
        </w:numPr>
        <w:tabs>
          <w:tab w:val="left" w:pos="543"/>
        </w:tabs>
        <w:spacing w:before="59"/>
        <w:rPr>
          <w:rFonts w:ascii="MS PGothic" w:hAnsi="MS PGothic"/>
          <w:color w:val="FF0000"/>
        </w:rPr>
      </w:pPr>
      <w:r>
        <w:rPr>
          <w:color w:val="FF0000"/>
          <w:w w:val="80"/>
        </w:rPr>
        <w:t>Oui</w:t>
      </w:r>
      <w:r>
        <w:rPr>
          <w:color w:val="FF0000"/>
          <w:spacing w:val="6"/>
          <w:w w:val="80"/>
        </w:rPr>
        <w:t xml:space="preserve"> </w:t>
      </w:r>
      <w:r>
        <w:rPr>
          <w:color w:val="FF0000"/>
          <w:w w:val="80"/>
        </w:rPr>
        <w:t>X</w:t>
      </w:r>
      <w:r>
        <w:rPr>
          <w:color w:val="FF0000"/>
          <w:spacing w:val="7"/>
          <w:w w:val="80"/>
        </w:rPr>
        <w:t xml:space="preserve"> </w:t>
      </w:r>
      <w:r>
        <w:rPr>
          <w:color w:val="FF0000"/>
          <w:w w:val="80"/>
        </w:rPr>
        <w:t>Non</w:t>
      </w:r>
    </w:p>
    <w:p w14:paraId="7974BA27" w14:textId="77777777" w:rsidR="008B767B" w:rsidRDefault="00E13715">
      <w:pPr>
        <w:pStyle w:val="Corpsdetexte"/>
        <w:spacing w:before="45"/>
        <w:ind w:left="256"/>
      </w:pPr>
      <w:r>
        <w:rPr>
          <w:color w:val="FF0000"/>
          <w:w w:val="80"/>
        </w:rPr>
        <w:t>Si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oui,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préciser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les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modalités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transfert</w:t>
      </w:r>
      <w:proofErr w:type="gramStart"/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:…</w:t>
      </w:r>
      <w:proofErr w:type="gramEnd"/>
      <w:r>
        <w:rPr>
          <w:color w:val="FF0000"/>
          <w:w w:val="80"/>
        </w:rPr>
        <w:t>…………………………….</w:t>
      </w:r>
    </w:p>
    <w:p w14:paraId="0E1670E4" w14:textId="77777777" w:rsidR="008B767B" w:rsidRDefault="00E13715">
      <w:pPr>
        <w:pStyle w:val="Corpsdetexte"/>
        <w:spacing w:before="47"/>
        <w:ind w:left="256"/>
      </w:pPr>
      <w:r>
        <w:rPr>
          <w:color w:val="FF0000"/>
          <w:w w:val="80"/>
          <w:shd w:val="clear" w:color="auto" w:fill="FFFF00"/>
        </w:rPr>
        <w:t>Le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cas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échéant,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une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convention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transfert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devra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encadrer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l’accès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à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la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base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de</w:t>
      </w:r>
      <w:r>
        <w:rPr>
          <w:color w:val="FF0000"/>
          <w:spacing w:val="13"/>
          <w:w w:val="80"/>
          <w:shd w:val="clear" w:color="auto" w:fill="FFFF00"/>
        </w:rPr>
        <w:t xml:space="preserve"> </w:t>
      </w:r>
      <w:r>
        <w:rPr>
          <w:color w:val="FF0000"/>
          <w:w w:val="80"/>
          <w:shd w:val="clear" w:color="auto" w:fill="FFFF00"/>
        </w:rPr>
        <w:t>données.</w:t>
      </w:r>
    </w:p>
    <w:p w14:paraId="0DF5A516" w14:textId="77777777" w:rsidR="008B767B" w:rsidRDefault="008B767B">
      <w:pPr>
        <w:pStyle w:val="Corpsdetexte"/>
        <w:spacing w:before="4"/>
        <w:rPr>
          <w:sz w:val="29"/>
        </w:rPr>
      </w:pPr>
    </w:p>
    <w:p w14:paraId="23CAF0B2" w14:textId="77777777" w:rsidR="008B767B" w:rsidRDefault="00E13715">
      <w:pPr>
        <w:pStyle w:val="Corpsdetexte"/>
        <w:ind w:left="256"/>
      </w:pPr>
      <w:r>
        <w:rPr>
          <w:w w:val="80"/>
        </w:rPr>
        <w:t>Les</w:t>
      </w:r>
      <w:r>
        <w:rPr>
          <w:spacing w:val="30"/>
          <w:w w:val="80"/>
        </w:rPr>
        <w:t xml:space="preserve"> </w:t>
      </w:r>
      <w:r>
        <w:rPr>
          <w:w w:val="80"/>
        </w:rPr>
        <w:t>données</w:t>
      </w:r>
      <w:r>
        <w:rPr>
          <w:spacing w:val="31"/>
          <w:w w:val="80"/>
        </w:rPr>
        <w:t xml:space="preserve"> </w:t>
      </w:r>
      <w:r>
        <w:rPr>
          <w:w w:val="80"/>
        </w:rPr>
        <w:t>seront</w:t>
      </w:r>
      <w:r>
        <w:rPr>
          <w:spacing w:val="13"/>
          <w:w w:val="80"/>
        </w:rPr>
        <w:t xml:space="preserve"> </w:t>
      </w:r>
      <w:r>
        <w:rPr>
          <w:w w:val="80"/>
        </w:rPr>
        <w:t>conservées</w:t>
      </w:r>
      <w:r>
        <w:rPr>
          <w:spacing w:val="13"/>
          <w:w w:val="80"/>
        </w:rPr>
        <w:t xml:space="preserve"> </w:t>
      </w:r>
      <w:r>
        <w:rPr>
          <w:w w:val="80"/>
        </w:rPr>
        <w:t>par</w:t>
      </w:r>
      <w:r>
        <w:rPr>
          <w:spacing w:val="12"/>
          <w:w w:val="80"/>
        </w:rPr>
        <w:t xml:space="preserve"> </w:t>
      </w:r>
      <w:r>
        <w:rPr>
          <w:w w:val="80"/>
        </w:rPr>
        <w:t>Dr</w:t>
      </w:r>
      <w:r>
        <w:rPr>
          <w:spacing w:val="13"/>
          <w:w w:val="80"/>
        </w:rPr>
        <w:t xml:space="preserve"> </w:t>
      </w:r>
      <w:r>
        <w:rPr>
          <w:w w:val="80"/>
        </w:rPr>
        <w:t>Bourgoin</w:t>
      </w:r>
      <w:r>
        <w:rPr>
          <w:spacing w:val="12"/>
          <w:w w:val="80"/>
        </w:rPr>
        <w:t xml:space="preserve"> </w:t>
      </w:r>
      <w:r>
        <w:rPr>
          <w:w w:val="80"/>
        </w:rPr>
        <w:t>jusqu’à</w:t>
      </w:r>
      <w:r>
        <w:rPr>
          <w:spacing w:val="13"/>
          <w:w w:val="80"/>
        </w:rPr>
        <w:t xml:space="preserve"> </w:t>
      </w:r>
      <w:r>
        <w:rPr>
          <w:w w:val="80"/>
        </w:rPr>
        <w:t>deux</w:t>
      </w:r>
      <w:r>
        <w:rPr>
          <w:spacing w:val="12"/>
          <w:w w:val="80"/>
        </w:rPr>
        <w:t xml:space="preserve"> </w:t>
      </w:r>
      <w:r>
        <w:rPr>
          <w:w w:val="80"/>
        </w:rPr>
        <w:t>ans</w:t>
      </w:r>
      <w:r>
        <w:rPr>
          <w:spacing w:val="13"/>
          <w:w w:val="80"/>
        </w:rPr>
        <w:t xml:space="preserve"> </w:t>
      </w:r>
      <w:r>
        <w:rPr>
          <w:w w:val="80"/>
        </w:rPr>
        <w:t>après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dernière</w:t>
      </w:r>
      <w:r>
        <w:rPr>
          <w:spacing w:val="13"/>
          <w:w w:val="80"/>
        </w:rPr>
        <w:t xml:space="preserve"> </w:t>
      </w:r>
      <w:r>
        <w:rPr>
          <w:w w:val="80"/>
        </w:rPr>
        <w:t>publication</w:t>
      </w:r>
      <w:r>
        <w:rPr>
          <w:spacing w:val="12"/>
          <w:w w:val="80"/>
        </w:rPr>
        <w:t xml:space="preserve"> </w:t>
      </w:r>
      <w:r>
        <w:rPr>
          <w:w w:val="80"/>
        </w:rPr>
        <w:t>des</w:t>
      </w:r>
      <w:r>
        <w:rPr>
          <w:spacing w:val="13"/>
          <w:w w:val="80"/>
        </w:rPr>
        <w:t xml:space="preserve"> </w:t>
      </w:r>
      <w:r>
        <w:rPr>
          <w:w w:val="80"/>
        </w:rPr>
        <w:t>résultats</w:t>
      </w:r>
      <w:r>
        <w:rPr>
          <w:spacing w:val="26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2"/>
          <w:w w:val="80"/>
        </w:rPr>
        <w:t xml:space="preserve"> </w:t>
      </w:r>
      <w:r>
        <w:rPr>
          <w:w w:val="80"/>
        </w:rPr>
        <w:t>recherche</w:t>
      </w:r>
      <w:r>
        <w:rPr>
          <w:spacing w:val="13"/>
          <w:w w:val="80"/>
        </w:rPr>
        <w:t xml:space="preserve"> </w:t>
      </w:r>
      <w:r>
        <w:rPr>
          <w:w w:val="80"/>
        </w:rPr>
        <w:t>ou,</w:t>
      </w:r>
      <w:r>
        <w:rPr>
          <w:spacing w:val="12"/>
          <w:w w:val="80"/>
        </w:rPr>
        <w:t xml:space="preserve"> </w:t>
      </w:r>
      <w:r>
        <w:rPr>
          <w:w w:val="80"/>
        </w:rPr>
        <w:t>en</w:t>
      </w:r>
      <w:r>
        <w:rPr>
          <w:spacing w:val="13"/>
          <w:w w:val="80"/>
        </w:rPr>
        <w:t xml:space="preserve"> </w:t>
      </w:r>
      <w:r>
        <w:rPr>
          <w:w w:val="80"/>
        </w:rPr>
        <w:t>cas</w:t>
      </w:r>
    </w:p>
    <w:p w14:paraId="3B809CE1" w14:textId="77777777" w:rsidR="008B767B" w:rsidRDefault="008B767B">
      <w:pPr>
        <w:sectPr w:rsidR="008B767B">
          <w:pgSz w:w="11920" w:h="16840"/>
          <w:pgMar w:top="640" w:right="0" w:bottom="280" w:left="180" w:header="720" w:footer="720" w:gutter="0"/>
          <w:cols w:space="720"/>
        </w:sectPr>
      </w:pPr>
    </w:p>
    <w:p w14:paraId="500F30C4" w14:textId="77777777" w:rsidR="008B767B" w:rsidRDefault="00E13715">
      <w:pPr>
        <w:pStyle w:val="Corpsdetexte"/>
        <w:spacing w:before="74" w:line="271" w:lineRule="auto"/>
        <w:ind w:left="256" w:right="507"/>
      </w:pPr>
      <w:proofErr w:type="gramStart"/>
      <w:r>
        <w:rPr>
          <w:w w:val="85"/>
        </w:rPr>
        <w:lastRenderedPageBreak/>
        <w:t>d’absence</w:t>
      </w:r>
      <w:proofErr w:type="gramEnd"/>
      <w:r>
        <w:rPr>
          <w:spacing w:val="9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publication,</w:t>
      </w:r>
      <w:r>
        <w:rPr>
          <w:spacing w:val="9"/>
          <w:w w:val="85"/>
        </w:rPr>
        <w:t xml:space="preserve"> </w:t>
      </w:r>
      <w:r>
        <w:rPr>
          <w:w w:val="85"/>
        </w:rPr>
        <w:t>jusqu’à</w:t>
      </w:r>
      <w:r>
        <w:rPr>
          <w:spacing w:val="9"/>
          <w:w w:val="85"/>
        </w:rPr>
        <w:t xml:space="preserve"> </w:t>
      </w:r>
      <w:r>
        <w:rPr>
          <w:w w:val="85"/>
        </w:rPr>
        <w:t>la</w:t>
      </w:r>
      <w:r>
        <w:rPr>
          <w:spacing w:val="-2"/>
          <w:w w:val="85"/>
        </w:rPr>
        <w:t xml:space="preserve"> </w:t>
      </w:r>
      <w:r>
        <w:rPr>
          <w:w w:val="85"/>
        </w:rPr>
        <w:t>signature</w:t>
      </w:r>
      <w:r>
        <w:rPr>
          <w:spacing w:val="-2"/>
          <w:w w:val="85"/>
        </w:rPr>
        <w:t xml:space="preserve"> </w:t>
      </w:r>
      <w:r>
        <w:rPr>
          <w:w w:val="85"/>
        </w:rPr>
        <w:t>du</w:t>
      </w:r>
      <w:r>
        <w:rPr>
          <w:spacing w:val="-3"/>
          <w:w w:val="85"/>
        </w:rPr>
        <w:t xml:space="preserve"> </w:t>
      </w:r>
      <w:r>
        <w:rPr>
          <w:w w:val="85"/>
        </w:rPr>
        <w:t>rapport</w:t>
      </w:r>
      <w:r>
        <w:rPr>
          <w:spacing w:val="-2"/>
          <w:w w:val="85"/>
        </w:rPr>
        <w:t xml:space="preserve"> </w:t>
      </w:r>
      <w:r>
        <w:rPr>
          <w:w w:val="85"/>
        </w:rPr>
        <w:t>final</w:t>
      </w:r>
      <w:r>
        <w:rPr>
          <w:spacing w:val="-2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la</w:t>
      </w:r>
      <w:r>
        <w:rPr>
          <w:spacing w:val="-2"/>
          <w:w w:val="85"/>
        </w:rPr>
        <w:t xml:space="preserve"> </w:t>
      </w:r>
      <w:r>
        <w:rPr>
          <w:w w:val="85"/>
        </w:rPr>
        <w:t>recherche.</w:t>
      </w:r>
      <w:r>
        <w:rPr>
          <w:spacing w:val="-2"/>
          <w:w w:val="85"/>
        </w:rPr>
        <w:t xml:space="preserve"> </w:t>
      </w:r>
      <w:r>
        <w:rPr>
          <w:w w:val="85"/>
        </w:rPr>
        <w:t>Elles</w:t>
      </w:r>
      <w:r>
        <w:rPr>
          <w:spacing w:val="-2"/>
          <w:w w:val="85"/>
        </w:rPr>
        <w:t xml:space="preserve"> </w:t>
      </w:r>
      <w:r>
        <w:rPr>
          <w:w w:val="85"/>
        </w:rPr>
        <w:t>feront</w:t>
      </w:r>
      <w:r>
        <w:rPr>
          <w:spacing w:val="-3"/>
          <w:w w:val="85"/>
        </w:rPr>
        <w:t xml:space="preserve"> </w:t>
      </w:r>
      <w:r>
        <w:rPr>
          <w:w w:val="85"/>
        </w:rPr>
        <w:t>ensuite</w:t>
      </w:r>
      <w:r>
        <w:rPr>
          <w:spacing w:val="-2"/>
          <w:w w:val="85"/>
        </w:rPr>
        <w:t xml:space="preserve"> </w:t>
      </w:r>
      <w:r>
        <w:rPr>
          <w:w w:val="85"/>
        </w:rPr>
        <w:t>l’objet</w:t>
      </w:r>
      <w:r>
        <w:rPr>
          <w:spacing w:val="-2"/>
          <w:w w:val="85"/>
        </w:rPr>
        <w:t xml:space="preserve"> </w:t>
      </w:r>
      <w:r>
        <w:rPr>
          <w:w w:val="85"/>
        </w:rPr>
        <w:t>d’un</w:t>
      </w:r>
      <w:r>
        <w:rPr>
          <w:spacing w:val="47"/>
          <w:w w:val="85"/>
        </w:rPr>
        <w:t xml:space="preserve"> </w:t>
      </w:r>
      <w:r>
        <w:rPr>
          <w:w w:val="85"/>
        </w:rPr>
        <w:t>archivage</w:t>
      </w:r>
      <w:r>
        <w:rPr>
          <w:spacing w:val="-2"/>
          <w:w w:val="85"/>
        </w:rPr>
        <w:t xml:space="preserve"> </w:t>
      </w:r>
      <w:r>
        <w:rPr>
          <w:w w:val="85"/>
        </w:rPr>
        <w:t>sur</w:t>
      </w:r>
      <w:r>
        <w:rPr>
          <w:spacing w:val="-2"/>
          <w:w w:val="85"/>
        </w:rPr>
        <w:t xml:space="preserve"> </w:t>
      </w:r>
      <w:r>
        <w:rPr>
          <w:w w:val="85"/>
        </w:rPr>
        <w:t>support</w:t>
      </w:r>
      <w:r>
        <w:rPr>
          <w:spacing w:val="-49"/>
          <w:w w:val="85"/>
        </w:rPr>
        <w:t xml:space="preserve"> </w:t>
      </w:r>
      <w:r>
        <w:rPr>
          <w:w w:val="90"/>
        </w:rPr>
        <w:t>papier</w:t>
      </w:r>
      <w:r>
        <w:rPr>
          <w:spacing w:val="-11"/>
          <w:w w:val="90"/>
        </w:rPr>
        <w:t xml:space="preserve"> </w:t>
      </w:r>
      <w:r>
        <w:rPr>
          <w:w w:val="90"/>
        </w:rPr>
        <w:t>ou</w:t>
      </w:r>
      <w:r>
        <w:rPr>
          <w:spacing w:val="-10"/>
          <w:w w:val="90"/>
        </w:rPr>
        <w:t xml:space="preserve"> </w:t>
      </w:r>
      <w:r>
        <w:rPr>
          <w:w w:val="90"/>
        </w:rPr>
        <w:t>informatique</w:t>
      </w:r>
      <w:r>
        <w:rPr>
          <w:spacing w:val="-10"/>
          <w:w w:val="90"/>
        </w:rPr>
        <w:t xml:space="preserve"> </w:t>
      </w:r>
      <w:r>
        <w:rPr>
          <w:w w:val="90"/>
        </w:rPr>
        <w:t>pour</w:t>
      </w:r>
      <w:r>
        <w:rPr>
          <w:spacing w:val="-11"/>
          <w:w w:val="90"/>
        </w:rPr>
        <w:t xml:space="preserve"> </w:t>
      </w:r>
      <w:r>
        <w:rPr>
          <w:w w:val="90"/>
        </w:rPr>
        <w:t>une</w:t>
      </w:r>
      <w:r>
        <w:rPr>
          <w:spacing w:val="-10"/>
          <w:w w:val="90"/>
        </w:rPr>
        <w:t xml:space="preserve"> </w:t>
      </w:r>
      <w:r>
        <w:rPr>
          <w:w w:val="90"/>
        </w:rPr>
        <w:t>durée</w:t>
      </w:r>
      <w:r>
        <w:rPr>
          <w:spacing w:val="-10"/>
          <w:w w:val="90"/>
        </w:rPr>
        <w:t xml:space="preserve"> </w:t>
      </w:r>
      <w:r>
        <w:rPr>
          <w:w w:val="90"/>
        </w:rPr>
        <w:t>maximale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color w:val="FF0000"/>
          <w:w w:val="90"/>
          <w:shd w:val="clear" w:color="auto" w:fill="FFFF00"/>
        </w:rPr>
        <w:t>10</w:t>
      </w:r>
      <w:r>
        <w:rPr>
          <w:color w:val="FF0000"/>
          <w:spacing w:val="-10"/>
          <w:w w:val="90"/>
        </w:rPr>
        <w:t xml:space="preserve"> </w:t>
      </w:r>
      <w:r>
        <w:rPr>
          <w:color w:val="FF0000"/>
          <w:w w:val="90"/>
        </w:rPr>
        <w:t>ans</w:t>
      </w:r>
      <w:r>
        <w:rPr>
          <w:color w:val="FF0000"/>
          <w:spacing w:val="-11"/>
          <w:w w:val="90"/>
        </w:rPr>
        <w:t xml:space="preserve"> </w:t>
      </w:r>
      <w:r>
        <w:rPr>
          <w:w w:val="90"/>
        </w:rPr>
        <w:t>après</w:t>
      </w:r>
      <w:r>
        <w:rPr>
          <w:spacing w:val="-10"/>
          <w:w w:val="90"/>
        </w:rPr>
        <w:t xml:space="preserve"> </w:t>
      </w:r>
      <w:r>
        <w:rPr>
          <w:w w:val="90"/>
        </w:rPr>
        <w:t>la</w:t>
      </w:r>
      <w:r>
        <w:rPr>
          <w:spacing w:val="-10"/>
          <w:w w:val="90"/>
        </w:rPr>
        <w:t xml:space="preserve"> </w:t>
      </w:r>
      <w:r>
        <w:rPr>
          <w:w w:val="90"/>
        </w:rPr>
        <w:t>fin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11"/>
          <w:w w:val="90"/>
        </w:rPr>
        <w:t xml:space="preserve"> </w:t>
      </w:r>
      <w:r>
        <w:rPr>
          <w:w w:val="90"/>
        </w:rPr>
        <w:t>l’étude.</w:t>
      </w:r>
    </w:p>
    <w:p w14:paraId="71CE9E8D" w14:textId="77777777" w:rsidR="008B767B" w:rsidRDefault="008B767B">
      <w:pPr>
        <w:pStyle w:val="Corpsdetexte"/>
        <w:spacing w:before="1"/>
        <w:rPr>
          <w:sz w:val="26"/>
        </w:rPr>
      </w:pPr>
    </w:p>
    <w:p w14:paraId="1EA56EC7" w14:textId="77777777" w:rsidR="008B767B" w:rsidRDefault="00E13715">
      <w:pPr>
        <w:pStyle w:val="Paragraphedeliste"/>
        <w:numPr>
          <w:ilvl w:val="1"/>
          <w:numId w:val="5"/>
        </w:numPr>
        <w:tabs>
          <w:tab w:val="left" w:pos="855"/>
        </w:tabs>
        <w:spacing w:before="0" w:line="280" w:lineRule="auto"/>
        <w:ind w:right="5830" w:hanging="345"/>
      </w:pPr>
      <w:r>
        <w:rPr>
          <w:color w:val="FF0000"/>
          <w:w w:val="80"/>
        </w:rPr>
        <w:t>Pas</w:t>
      </w:r>
      <w:r>
        <w:rPr>
          <w:color w:val="FF0000"/>
          <w:spacing w:val="16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données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extraites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systèmes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d’informations</w:t>
      </w:r>
      <w:r>
        <w:rPr>
          <w:color w:val="FF0000"/>
          <w:spacing w:val="17"/>
          <w:w w:val="80"/>
        </w:rPr>
        <w:t xml:space="preserve"> </w:t>
      </w:r>
      <w:r>
        <w:rPr>
          <w:color w:val="FF0000"/>
          <w:w w:val="80"/>
        </w:rPr>
        <w:t>existants</w:t>
      </w:r>
      <w:r>
        <w:rPr>
          <w:color w:val="FF0000"/>
          <w:spacing w:val="-46"/>
          <w:w w:val="80"/>
        </w:rPr>
        <w:t xml:space="preserve"> </w:t>
      </w:r>
      <w:r>
        <w:rPr>
          <w:color w:val="FF0000"/>
          <w:w w:val="80"/>
        </w:rPr>
        <w:t>ou</w:t>
      </w:r>
      <w:r>
        <w:rPr>
          <w:color w:val="FF0000"/>
          <w:spacing w:val="5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5"/>
          <w:w w:val="80"/>
        </w:rPr>
        <w:t xml:space="preserve"> </w:t>
      </w:r>
      <w:r>
        <w:rPr>
          <w:color w:val="FF0000"/>
          <w:w w:val="80"/>
        </w:rPr>
        <w:t>bases</w:t>
      </w:r>
      <w:r>
        <w:rPr>
          <w:color w:val="FF0000"/>
          <w:spacing w:val="6"/>
          <w:w w:val="80"/>
        </w:rPr>
        <w:t xml:space="preserve"> </w:t>
      </w:r>
      <w:r>
        <w:rPr>
          <w:color w:val="FF0000"/>
          <w:w w:val="80"/>
        </w:rPr>
        <w:t>d’études</w:t>
      </w:r>
      <w:r>
        <w:rPr>
          <w:color w:val="FF0000"/>
          <w:spacing w:val="5"/>
          <w:w w:val="80"/>
        </w:rPr>
        <w:t xml:space="preserve"> </w:t>
      </w:r>
      <w:r>
        <w:rPr>
          <w:color w:val="FF0000"/>
          <w:w w:val="80"/>
        </w:rPr>
        <w:t>déjà</w:t>
      </w:r>
      <w:r>
        <w:rPr>
          <w:color w:val="FF0000"/>
          <w:spacing w:val="6"/>
          <w:w w:val="80"/>
        </w:rPr>
        <w:t xml:space="preserve"> </w:t>
      </w:r>
      <w:r>
        <w:rPr>
          <w:color w:val="FF0000"/>
          <w:w w:val="80"/>
        </w:rPr>
        <w:t>réalisées</w:t>
      </w:r>
      <w:r>
        <w:rPr>
          <w:color w:val="FF0000"/>
          <w:spacing w:val="5"/>
          <w:w w:val="80"/>
        </w:rPr>
        <w:t xml:space="preserve"> </w:t>
      </w:r>
      <w:r>
        <w:rPr>
          <w:color w:val="FF0000"/>
          <w:w w:val="80"/>
        </w:rPr>
        <w:t>[Si</w:t>
      </w:r>
      <w:r>
        <w:rPr>
          <w:color w:val="FF0000"/>
          <w:spacing w:val="5"/>
          <w:w w:val="80"/>
        </w:rPr>
        <w:t xml:space="preserve"> </w:t>
      </w:r>
      <w:r>
        <w:rPr>
          <w:color w:val="FF0000"/>
          <w:w w:val="80"/>
        </w:rPr>
        <w:t>applicable]</w:t>
      </w:r>
    </w:p>
    <w:p w14:paraId="4B977CF8" w14:textId="77777777" w:rsidR="008B767B" w:rsidRDefault="00E13715">
      <w:pPr>
        <w:pStyle w:val="Paragraphedeliste"/>
        <w:numPr>
          <w:ilvl w:val="1"/>
          <w:numId w:val="5"/>
        </w:numPr>
        <w:tabs>
          <w:tab w:val="left" w:pos="855"/>
        </w:tabs>
        <w:spacing w:before="3"/>
        <w:ind w:left="854"/>
      </w:pPr>
      <w:r>
        <w:rPr>
          <w:color w:val="FF0000"/>
          <w:w w:val="80"/>
        </w:rPr>
        <w:t>Aucun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transfert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données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n’est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prévu</w:t>
      </w:r>
      <w:r>
        <w:rPr>
          <w:color w:val="FF0000"/>
          <w:spacing w:val="12"/>
          <w:w w:val="80"/>
        </w:rPr>
        <w:t xml:space="preserve"> </w:t>
      </w:r>
      <w:r>
        <w:rPr>
          <w:color w:val="FF0000"/>
          <w:w w:val="80"/>
        </w:rPr>
        <w:t>en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dehors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de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l’UE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[Si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applicable]</w:t>
      </w:r>
    </w:p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4040"/>
        <w:gridCol w:w="3620"/>
        <w:gridCol w:w="2500"/>
      </w:tblGrid>
      <w:tr w:rsidR="008B767B" w14:paraId="42C864E3" w14:textId="77777777">
        <w:trPr>
          <w:trHeight w:val="430"/>
        </w:trPr>
        <w:tc>
          <w:tcPr>
            <w:tcW w:w="840" w:type="dxa"/>
            <w:vMerge w:val="restart"/>
          </w:tcPr>
          <w:p w14:paraId="0DA2042C" w14:textId="77777777" w:rsidR="008B767B" w:rsidRDefault="008B767B">
            <w:pPr>
              <w:pStyle w:val="TableParagraph"/>
              <w:spacing w:before="2" w:after="1"/>
              <w:rPr>
                <w:sz w:val="11"/>
              </w:rPr>
            </w:pPr>
          </w:p>
          <w:p w14:paraId="1B86C9CE" w14:textId="77777777" w:rsidR="008B767B" w:rsidRDefault="00E13715">
            <w:pPr>
              <w:pStyle w:val="TableParagraph"/>
              <w:ind w:left="131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05A66DD8" wp14:editId="5CD0B5CF">
                  <wp:extent cx="418642" cy="523303"/>
                  <wp:effectExtent l="0" t="0" r="0" b="0"/>
                  <wp:docPr id="2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42" cy="52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0" w:type="dxa"/>
            <w:gridSpan w:val="2"/>
            <w:vMerge w:val="restart"/>
          </w:tcPr>
          <w:p w14:paraId="1CF891B2" w14:textId="77777777" w:rsidR="008B767B" w:rsidRDefault="00E13715">
            <w:pPr>
              <w:pStyle w:val="TableParagraph"/>
              <w:spacing w:before="105"/>
              <w:ind w:left="1192" w:right="118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0"/>
                <w:sz w:val="32"/>
              </w:rPr>
              <w:t>Dty_Protocole_Type_RIPH3_ou_RHLJ</w:t>
            </w:r>
          </w:p>
        </w:tc>
        <w:tc>
          <w:tcPr>
            <w:tcW w:w="2500" w:type="dxa"/>
          </w:tcPr>
          <w:p w14:paraId="06FA1370" w14:textId="77777777" w:rsidR="008B767B" w:rsidRDefault="00E13715">
            <w:pPr>
              <w:pStyle w:val="TableParagraph"/>
              <w:spacing w:before="103"/>
              <w:ind w:left="2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Codification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DTY059</w:t>
            </w:r>
          </w:p>
        </w:tc>
      </w:tr>
      <w:tr w:rsidR="008B767B" w14:paraId="4886838C" w14:textId="77777777">
        <w:trPr>
          <w:trHeight w:val="649"/>
        </w:trPr>
        <w:tc>
          <w:tcPr>
            <w:tcW w:w="840" w:type="dxa"/>
            <w:vMerge/>
            <w:tcBorders>
              <w:top w:val="nil"/>
            </w:tcBorders>
          </w:tcPr>
          <w:p w14:paraId="1CD330F5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6D09EE55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</w:tcPr>
          <w:p w14:paraId="31093016" w14:textId="77777777" w:rsidR="008B767B" w:rsidRDefault="00E13715">
            <w:pPr>
              <w:pStyle w:val="TableParagraph"/>
              <w:spacing w:before="108"/>
              <w:ind w:left="5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Version</w:t>
            </w:r>
            <w:r>
              <w:rPr>
                <w:w w:val="80"/>
                <w:sz w:val="20"/>
              </w:rPr>
              <w:t xml:space="preserve"> : </w:t>
            </w:r>
            <w:r>
              <w:rPr>
                <w:w w:val="80"/>
                <w:sz w:val="20"/>
                <w:shd w:val="clear" w:color="auto" w:fill="D9D9D9"/>
              </w:rPr>
              <w:t>V3</w:t>
            </w:r>
          </w:p>
        </w:tc>
      </w:tr>
      <w:tr w:rsidR="008B767B" w14:paraId="4852EE81" w14:textId="77777777">
        <w:trPr>
          <w:trHeight w:val="430"/>
        </w:trPr>
        <w:tc>
          <w:tcPr>
            <w:tcW w:w="4880" w:type="dxa"/>
            <w:gridSpan w:val="2"/>
          </w:tcPr>
          <w:p w14:paraId="6B717D9B" w14:textId="77777777" w:rsidR="008B767B" w:rsidRDefault="00E13715">
            <w:pPr>
              <w:pStyle w:val="TableParagraph"/>
              <w:spacing w:before="103"/>
              <w:ind w:left="23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Emetteur</w:t>
            </w:r>
            <w:r>
              <w:rPr>
                <w:spacing w:val="3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:</w:t>
            </w:r>
            <w:r>
              <w:rPr>
                <w:spacing w:val="4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D-DR</w:t>
            </w:r>
            <w:r>
              <w:rPr>
                <w:w w:val="80"/>
                <w:sz w:val="20"/>
              </w:rPr>
              <w:t>I</w:t>
            </w:r>
          </w:p>
        </w:tc>
        <w:tc>
          <w:tcPr>
            <w:tcW w:w="3620" w:type="dxa"/>
          </w:tcPr>
          <w:p w14:paraId="7BEC84C9" w14:textId="77777777" w:rsidR="008B767B" w:rsidRDefault="00E13715">
            <w:pPr>
              <w:pStyle w:val="TableParagraph"/>
              <w:spacing w:before="103"/>
              <w:ind w:left="308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Date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d’approbation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16/08/2022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00:00:00</w:t>
            </w:r>
          </w:p>
        </w:tc>
        <w:tc>
          <w:tcPr>
            <w:tcW w:w="2500" w:type="dxa"/>
          </w:tcPr>
          <w:p w14:paraId="3BAF1F5C" w14:textId="77777777" w:rsidR="008B767B" w:rsidRDefault="00E13715">
            <w:pPr>
              <w:pStyle w:val="TableParagraph"/>
              <w:spacing w:before="103"/>
              <w:ind w:left="661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Pages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: </w:t>
            </w:r>
            <w:r>
              <w:rPr>
                <w:w w:val="80"/>
                <w:sz w:val="20"/>
                <w:shd w:val="clear" w:color="auto" w:fill="D9D9D9"/>
              </w:rPr>
              <w:t>11/12</w:t>
            </w:r>
          </w:p>
        </w:tc>
      </w:tr>
    </w:tbl>
    <w:p w14:paraId="30949BC9" w14:textId="77777777" w:rsidR="008B767B" w:rsidRDefault="008B767B">
      <w:pPr>
        <w:pStyle w:val="Corpsdetexte"/>
        <w:rPr>
          <w:sz w:val="26"/>
        </w:rPr>
      </w:pPr>
    </w:p>
    <w:p w14:paraId="50294E74" w14:textId="77777777" w:rsidR="008B767B" w:rsidRDefault="008B767B">
      <w:pPr>
        <w:pStyle w:val="Corpsdetexte"/>
        <w:rPr>
          <w:sz w:val="27"/>
        </w:rPr>
      </w:pPr>
    </w:p>
    <w:p w14:paraId="5BB38936" w14:textId="77777777" w:rsidR="008B767B" w:rsidRDefault="00E13715">
      <w:pPr>
        <w:pStyle w:val="Titre2"/>
        <w:ind w:left="241"/>
      </w:pPr>
      <w:r>
        <w:rPr>
          <w:w w:val="80"/>
        </w:rPr>
        <w:t>ACCES</w:t>
      </w:r>
      <w:r>
        <w:rPr>
          <w:spacing w:val="15"/>
          <w:w w:val="80"/>
        </w:rPr>
        <w:t xml:space="preserve"> </w:t>
      </w:r>
      <w:r>
        <w:rPr>
          <w:w w:val="80"/>
        </w:rPr>
        <w:t>AUX</w:t>
      </w:r>
      <w:r>
        <w:rPr>
          <w:spacing w:val="16"/>
          <w:w w:val="80"/>
        </w:rPr>
        <w:t xml:space="preserve"> </w:t>
      </w:r>
      <w:r>
        <w:rPr>
          <w:w w:val="80"/>
        </w:rPr>
        <w:t>DONNEES</w:t>
      </w:r>
    </w:p>
    <w:p w14:paraId="11A3CAFD" w14:textId="77777777" w:rsidR="008B767B" w:rsidRDefault="00E13715">
      <w:pPr>
        <w:pStyle w:val="Corpsdetexte"/>
        <w:spacing w:before="9"/>
        <w:ind w:left="976"/>
        <w:jc w:val="both"/>
      </w:pPr>
      <w:r>
        <w:rPr>
          <w:w w:val="80"/>
        </w:rPr>
        <w:t>Conformément</w:t>
      </w:r>
      <w:r>
        <w:rPr>
          <w:spacing w:val="13"/>
          <w:w w:val="80"/>
        </w:rPr>
        <w:t xml:space="preserve"> </w:t>
      </w:r>
      <w:r>
        <w:rPr>
          <w:w w:val="80"/>
        </w:rPr>
        <w:t>aux</w:t>
      </w:r>
      <w:r>
        <w:rPr>
          <w:spacing w:val="13"/>
          <w:w w:val="80"/>
        </w:rPr>
        <w:t xml:space="preserve"> </w:t>
      </w:r>
      <w:r>
        <w:rPr>
          <w:w w:val="80"/>
        </w:rPr>
        <w:t>processus</w:t>
      </w:r>
      <w:r>
        <w:rPr>
          <w:spacing w:val="13"/>
          <w:w w:val="80"/>
        </w:rPr>
        <w:t xml:space="preserve"> </w:t>
      </w:r>
      <w:r>
        <w:rPr>
          <w:w w:val="80"/>
        </w:rPr>
        <w:t>qualité</w:t>
      </w:r>
      <w:r>
        <w:rPr>
          <w:spacing w:val="14"/>
          <w:w w:val="80"/>
        </w:rPr>
        <w:t xml:space="preserve"> </w:t>
      </w:r>
      <w:r>
        <w:rPr>
          <w:w w:val="80"/>
        </w:rPr>
        <w:t>du</w:t>
      </w:r>
      <w:r>
        <w:rPr>
          <w:spacing w:val="13"/>
          <w:w w:val="80"/>
        </w:rPr>
        <w:t xml:space="preserve"> </w:t>
      </w:r>
      <w:r>
        <w:rPr>
          <w:w w:val="80"/>
        </w:rPr>
        <w:t>CHU</w:t>
      </w:r>
      <w:r>
        <w:rPr>
          <w:spacing w:val="13"/>
          <w:w w:val="80"/>
        </w:rPr>
        <w:t xml:space="preserve"> </w:t>
      </w:r>
      <w:r>
        <w:rPr>
          <w:w w:val="80"/>
        </w:rPr>
        <w:t>de</w:t>
      </w:r>
      <w:r>
        <w:rPr>
          <w:spacing w:val="14"/>
          <w:w w:val="80"/>
        </w:rPr>
        <w:t xml:space="preserve"> </w:t>
      </w:r>
      <w:r>
        <w:rPr>
          <w:w w:val="80"/>
        </w:rPr>
        <w:t>Rennes</w:t>
      </w:r>
      <w:r>
        <w:rPr>
          <w:spacing w:val="13"/>
          <w:w w:val="80"/>
        </w:rPr>
        <w:t xml:space="preserve"> </w:t>
      </w:r>
      <w:r>
        <w:rPr>
          <w:w w:val="80"/>
        </w:rPr>
        <w:t>:</w:t>
      </w:r>
    </w:p>
    <w:p w14:paraId="53AF14BD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412"/>
        </w:tabs>
        <w:spacing w:before="50" w:line="268" w:lineRule="auto"/>
        <w:ind w:right="366" w:firstLine="45"/>
        <w:jc w:val="both"/>
      </w:pPr>
      <w:proofErr w:type="gramStart"/>
      <w:r>
        <w:rPr>
          <w:w w:val="80"/>
        </w:rPr>
        <w:t>le</w:t>
      </w:r>
      <w:proofErr w:type="gramEnd"/>
      <w:r>
        <w:rPr>
          <w:spacing w:val="13"/>
          <w:w w:val="80"/>
        </w:rPr>
        <w:t xml:space="preserve"> </w:t>
      </w:r>
      <w:r>
        <w:rPr>
          <w:color w:val="FF0000"/>
          <w:w w:val="80"/>
        </w:rPr>
        <w:t>CHU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rennes</w:t>
      </w:r>
      <w:r>
        <w:rPr>
          <w:color w:val="FF0000"/>
          <w:spacing w:val="14"/>
          <w:w w:val="80"/>
        </w:rPr>
        <w:t xml:space="preserve"> </w:t>
      </w:r>
      <w:r>
        <w:rPr>
          <w:w w:val="80"/>
        </w:rPr>
        <w:t>est</w:t>
      </w:r>
      <w:r>
        <w:rPr>
          <w:spacing w:val="13"/>
          <w:w w:val="80"/>
        </w:rPr>
        <w:t xml:space="preserve"> </w:t>
      </w:r>
      <w:r>
        <w:rPr>
          <w:w w:val="80"/>
        </w:rPr>
        <w:t>chargé</w:t>
      </w:r>
      <w:r>
        <w:rPr>
          <w:spacing w:val="14"/>
          <w:w w:val="80"/>
        </w:rPr>
        <w:t xml:space="preserve"> </w:t>
      </w:r>
      <w:r>
        <w:rPr>
          <w:w w:val="80"/>
        </w:rPr>
        <w:t>d’obtenir</w:t>
      </w:r>
      <w:r>
        <w:rPr>
          <w:spacing w:val="13"/>
          <w:w w:val="80"/>
        </w:rPr>
        <w:t xml:space="preserve"> </w:t>
      </w:r>
      <w:r>
        <w:rPr>
          <w:w w:val="80"/>
        </w:rPr>
        <w:t>l’accord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l’ensemble</w:t>
      </w:r>
      <w:r>
        <w:rPr>
          <w:spacing w:val="14"/>
          <w:w w:val="80"/>
        </w:rPr>
        <w:t xml:space="preserve"> </w:t>
      </w:r>
      <w:r>
        <w:rPr>
          <w:w w:val="80"/>
        </w:rPr>
        <w:t>des</w:t>
      </w:r>
      <w:r>
        <w:rPr>
          <w:spacing w:val="13"/>
          <w:w w:val="80"/>
        </w:rPr>
        <w:t xml:space="preserve"> </w:t>
      </w:r>
      <w:r>
        <w:rPr>
          <w:w w:val="80"/>
        </w:rPr>
        <w:t>parties</w:t>
      </w:r>
      <w:r>
        <w:rPr>
          <w:spacing w:val="13"/>
          <w:w w:val="80"/>
        </w:rPr>
        <w:t xml:space="preserve"> </w:t>
      </w:r>
      <w:r>
        <w:rPr>
          <w:w w:val="80"/>
        </w:rPr>
        <w:t>impliquées</w:t>
      </w:r>
      <w:r>
        <w:rPr>
          <w:spacing w:val="14"/>
          <w:w w:val="80"/>
        </w:rPr>
        <w:t xml:space="preserve"> </w:t>
      </w:r>
      <w:r>
        <w:rPr>
          <w:w w:val="80"/>
        </w:rPr>
        <w:t>dans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4"/>
          <w:w w:val="80"/>
        </w:rPr>
        <w:t xml:space="preserve"> </w:t>
      </w:r>
      <w:r>
        <w:rPr>
          <w:w w:val="80"/>
        </w:rPr>
        <w:t>recherche</w:t>
      </w:r>
      <w:r>
        <w:rPr>
          <w:spacing w:val="13"/>
          <w:w w:val="80"/>
        </w:rPr>
        <w:t xml:space="preserve"> </w:t>
      </w:r>
      <w:r>
        <w:rPr>
          <w:w w:val="80"/>
        </w:rPr>
        <w:t>afin</w:t>
      </w:r>
      <w:r>
        <w:rPr>
          <w:spacing w:val="14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garantir</w:t>
      </w:r>
      <w:r>
        <w:rPr>
          <w:spacing w:val="28"/>
          <w:w w:val="80"/>
        </w:rPr>
        <w:t xml:space="preserve"> </w:t>
      </w:r>
      <w:r>
        <w:rPr>
          <w:w w:val="80"/>
        </w:rPr>
        <w:t>l’accès</w:t>
      </w:r>
      <w:r>
        <w:rPr>
          <w:spacing w:val="13"/>
          <w:w w:val="80"/>
        </w:rPr>
        <w:t xml:space="preserve"> </w:t>
      </w:r>
      <w:r>
        <w:rPr>
          <w:w w:val="80"/>
        </w:rPr>
        <w:t>direct</w:t>
      </w:r>
      <w:r>
        <w:rPr>
          <w:spacing w:val="14"/>
          <w:w w:val="80"/>
        </w:rPr>
        <w:t xml:space="preserve"> </w:t>
      </w:r>
      <w:r>
        <w:rPr>
          <w:w w:val="80"/>
        </w:rPr>
        <w:t>à</w:t>
      </w:r>
      <w:r>
        <w:rPr>
          <w:spacing w:val="13"/>
          <w:w w:val="80"/>
        </w:rPr>
        <w:t xml:space="preserve"> </w:t>
      </w:r>
      <w:r>
        <w:rPr>
          <w:w w:val="80"/>
        </w:rPr>
        <w:t>tous</w:t>
      </w:r>
      <w:r>
        <w:rPr>
          <w:spacing w:val="-47"/>
          <w:w w:val="80"/>
        </w:rPr>
        <w:t xml:space="preserve"> </w:t>
      </w:r>
      <w:r>
        <w:rPr>
          <w:w w:val="85"/>
        </w:rPr>
        <w:t>les lieux de déroulement de la recherche, aux données sources, aux documents sources et aux rapports dans un but</w:t>
      </w:r>
      <w:r>
        <w:rPr>
          <w:spacing w:val="1"/>
          <w:w w:val="85"/>
        </w:rPr>
        <w:t xml:space="preserve"> </w:t>
      </w:r>
      <w:r>
        <w:rPr>
          <w:w w:val="85"/>
        </w:rPr>
        <w:t>de contrôle de</w:t>
      </w:r>
      <w:r>
        <w:rPr>
          <w:spacing w:val="1"/>
          <w:w w:val="85"/>
        </w:rPr>
        <w:t xml:space="preserve"> </w:t>
      </w:r>
      <w:r>
        <w:rPr>
          <w:w w:val="90"/>
        </w:rPr>
        <w:t>qualité</w:t>
      </w:r>
      <w:r>
        <w:rPr>
          <w:spacing w:val="-8"/>
          <w:w w:val="90"/>
        </w:rPr>
        <w:t xml:space="preserve"> </w:t>
      </w:r>
      <w:r>
        <w:rPr>
          <w:w w:val="90"/>
        </w:rPr>
        <w:t>et</w:t>
      </w:r>
      <w:r>
        <w:rPr>
          <w:spacing w:val="-7"/>
          <w:w w:val="90"/>
        </w:rPr>
        <w:t xml:space="preserve"> </w:t>
      </w:r>
      <w:r>
        <w:rPr>
          <w:w w:val="90"/>
        </w:rPr>
        <w:t>d’audit</w:t>
      </w:r>
      <w:r>
        <w:rPr>
          <w:spacing w:val="-7"/>
          <w:w w:val="90"/>
        </w:rPr>
        <w:t xml:space="preserve"> </w:t>
      </w:r>
      <w:r>
        <w:rPr>
          <w:w w:val="90"/>
        </w:rPr>
        <w:t>par</w:t>
      </w:r>
      <w:r>
        <w:rPr>
          <w:spacing w:val="-7"/>
          <w:w w:val="90"/>
        </w:rPr>
        <w:t xml:space="preserve"> </w:t>
      </w:r>
      <w:r>
        <w:rPr>
          <w:w w:val="90"/>
        </w:rPr>
        <w:t>le</w:t>
      </w:r>
      <w:r>
        <w:rPr>
          <w:spacing w:val="-7"/>
          <w:w w:val="90"/>
        </w:rPr>
        <w:t xml:space="preserve"> </w:t>
      </w:r>
      <w:r>
        <w:rPr>
          <w:color w:val="FF0000"/>
          <w:w w:val="90"/>
        </w:rPr>
        <w:t>[responsable/promoteur]</w:t>
      </w:r>
      <w:r>
        <w:rPr>
          <w:w w:val="90"/>
        </w:rPr>
        <w:t>,</w:t>
      </w:r>
    </w:p>
    <w:p w14:paraId="7EBB85C6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82"/>
        </w:tabs>
        <w:spacing w:before="15" w:line="256" w:lineRule="auto"/>
        <w:ind w:right="365" w:firstLine="0"/>
        <w:jc w:val="both"/>
      </w:pPr>
      <w:proofErr w:type="gramStart"/>
      <w:r>
        <w:rPr>
          <w:w w:val="80"/>
        </w:rPr>
        <w:t>les</w:t>
      </w:r>
      <w:proofErr w:type="gramEnd"/>
      <w:r>
        <w:rPr>
          <w:spacing w:val="31"/>
          <w:w w:val="80"/>
        </w:rPr>
        <w:t xml:space="preserve"> </w:t>
      </w:r>
      <w:r>
        <w:rPr>
          <w:w w:val="80"/>
        </w:rPr>
        <w:t>investigateurs</w:t>
      </w:r>
      <w:r>
        <w:rPr>
          <w:spacing w:val="32"/>
          <w:w w:val="80"/>
        </w:rPr>
        <w:t xml:space="preserve"> </w:t>
      </w:r>
      <w:r>
        <w:rPr>
          <w:w w:val="80"/>
        </w:rPr>
        <w:t>mettront</w:t>
      </w:r>
      <w:r>
        <w:rPr>
          <w:spacing w:val="31"/>
          <w:w w:val="80"/>
        </w:rPr>
        <w:t xml:space="preserve"> </w:t>
      </w:r>
      <w:r>
        <w:rPr>
          <w:w w:val="80"/>
        </w:rPr>
        <w:t>à</w:t>
      </w:r>
      <w:r>
        <w:rPr>
          <w:spacing w:val="13"/>
          <w:w w:val="80"/>
        </w:rPr>
        <w:t xml:space="preserve"> </w:t>
      </w:r>
      <w:r>
        <w:rPr>
          <w:w w:val="80"/>
        </w:rPr>
        <w:t>disposition</w:t>
      </w:r>
      <w:r>
        <w:rPr>
          <w:spacing w:val="13"/>
          <w:w w:val="80"/>
        </w:rPr>
        <w:t xml:space="preserve"> </w:t>
      </w:r>
      <w:r>
        <w:rPr>
          <w:w w:val="80"/>
        </w:rPr>
        <w:t>des</w:t>
      </w:r>
      <w:r>
        <w:rPr>
          <w:spacing w:val="13"/>
          <w:w w:val="80"/>
        </w:rPr>
        <w:t xml:space="preserve"> </w:t>
      </w:r>
      <w:r>
        <w:rPr>
          <w:w w:val="80"/>
        </w:rPr>
        <w:t>personnes</w:t>
      </w:r>
      <w:r>
        <w:rPr>
          <w:spacing w:val="13"/>
          <w:w w:val="80"/>
        </w:rPr>
        <w:t xml:space="preserve"> </w:t>
      </w:r>
      <w:r>
        <w:rPr>
          <w:w w:val="80"/>
        </w:rPr>
        <w:t>chargées</w:t>
      </w:r>
      <w:r>
        <w:rPr>
          <w:spacing w:val="14"/>
          <w:w w:val="80"/>
        </w:rPr>
        <w:t xml:space="preserve"> </w:t>
      </w:r>
      <w:r>
        <w:rPr>
          <w:color w:val="FF0000"/>
          <w:w w:val="80"/>
        </w:rPr>
        <w:t>du</w:t>
      </w:r>
      <w:r>
        <w:rPr>
          <w:color w:val="FF0000"/>
          <w:spacing w:val="13"/>
          <w:w w:val="80"/>
        </w:rPr>
        <w:t xml:space="preserve"> </w:t>
      </w:r>
      <w:r>
        <w:rPr>
          <w:color w:val="FF0000"/>
          <w:w w:val="80"/>
        </w:rPr>
        <w:t>suivi,</w:t>
      </w:r>
      <w:r>
        <w:rPr>
          <w:color w:val="FF0000"/>
          <w:spacing w:val="13"/>
          <w:w w:val="80"/>
        </w:rPr>
        <w:t xml:space="preserve"> </w:t>
      </w:r>
      <w:r>
        <w:rPr>
          <w:w w:val="80"/>
        </w:rPr>
        <w:t>du</w:t>
      </w:r>
      <w:r>
        <w:rPr>
          <w:spacing w:val="13"/>
          <w:w w:val="80"/>
        </w:rPr>
        <w:t xml:space="preserve"> </w:t>
      </w:r>
      <w:r>
        <w:rPr>
          <w:w w:val="80"/>
        </w:rPr>
        <w:t>contrôle</w:t>
      </w:r>
      <w:r>
        <w:rPr>
          <w:spacing w:val="13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qualité</w:t>
      </w:r>
      <w:r>
        <w:rPr>
          <w:spacing w:val="13"/>
          <w:w w:val="80"/>
        </w:rPr>
        <w:t xml:space="preserve"> </w:t>
      </w:r>
      <w:r>
        <w:rPr>
          <w:w w:val="80"/>
        </w:rPr>
        <w:t>ou</w:t>
      </w:r>
      <w:r>
        <w:rPr>
          <w:spacing w:val="13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l'audit</w:t>
      </w:r>
      <w:r>
        <w:rPr>
          <w:spacing w:val="13"/>
          <w:w w:val="80"/>
        </w:rPr>
        <w:t xml:space="preserve"> </w:t>
      </w:r>
      <w:r>
        <w:rPr>
          <w:w w:val="80"/>
        </w:rPr>
        <w:t>de</w:t>
      </w:r>
      <w:r>
        <w:rPr>
          <w:spacing w:val="13"/>
          <w:w w:val="80"/>
        </w:rPr>
        <w:t xml:space="preserve"> </w:t>
      </w:r>
      <w:r>
        <w:rPr>
          <w:w w:val="80"/>
        </w:rPr>
        <w:t>la</w:t>
      </w:r>
      <w:r>
        <w:rPr>
          <w:spacing w:val="13"/>
          <w:w w:val="80"/>
        </w:rPr>
        <w:t xml:space="preserve"> </w:t>
      </w:r>
      <w:r>
        <w:rPr>
          <w:w w:val="80"/>
        </w:rPr>
        <w:t>recherche</w:t>
      </w:r>
      <w:r>
        <w:rPr>
          <w:spacing w:val="27"/>
          <w:w w:val="80"/>
        </w:rPr>
        <w:t xml:space="preserve"> </w:t>
      </w:r>
      <w:r>
        <w:rPr>
          <w:color w:val="FF0000"/>
          <w:w w:val="80"/>
        </w:rPr>
        <w:t>impliquant</w:t>
      </w:r>
      <w:r>
        <w:rPr>
          <w:color w:val="FF0000"/>
          <w:spacing w:val="-47"/>
          <w:w w:val="80"/>
        </w:rPr>
        <w:t xml:space="preserve"> </w:t>
      </w:r>
      <w:r>
        <w:rPr>
          <w:color w:val="FF0000"/>
          <w:w w:val="85"/>
        </w:rPr>
        <w:t>la personne humaine</w:t>
      </w:r>
      <w:r>
        <w:rPr>
          <w:w w:val="85"/>
        </w:rPr>
        <w:t xml:space="preserve">, les documents et données individuelles strictement nécessaires à ce contrôle, </w:t>
      </w:r>
      <w:r>
        <w:rPr>
          <w:color w:val="FF0000"/>
          <w:w w:val="85"/>
        </w:rPr>
        <w:t>conformément aux</w:t>
      </w:r>
      <w:r>
        <w:rPr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dispositions</w:t>
      </w:r>
      <w:r>
        <w:rPr>
          <w:color w:val="FF0000"/>
          <w:spacing w:val="1"/>
          <w:w w:val="85"/>
        </w:rPr>
        <w:t xml:space="preserve"> </w:t>
      </w:r>
      <w:r>
        <w:rPr>
          <w:color w:val="FF0000"/>
          <w:w w:val="85"/>
        </w:rPr>
        <w:t>législatives et réglementaires en vigueur (articles L.1121-3 et R.5121-13 du code de la santé publique). [Non applicable si Recherche</w:t>
      </w:r>
      <w:r>
        <w:rPr>
          <w:color w:val="FF0000"/>
          <w:spacing w:val="1"/>
          <w:w w:val="85"/>
        </w:rPr>
        <w:t xml:space="preserve"> </w:t>
      </w:r>
      <w:r>
        <w:rPr>
          <w:color w:val="FF0000"/>
          <w:w w:val="90"/>
        </w:rPr>
        <w:t>Champs</w:t>
      </w:r>
      <w:r>
        <w:rPr>
          <w:color w:val="FF0000"/>
          <w:spacing w:val="-6"/>
          <w:w w:val="90"/>
        </w:rPr>
        <w:t xml:space="preserve"> </w:t>
      </w:r>
      <w:r>
        <w:rPr>
          <w:color w:val="FF0000"/>
          <w:w w:val="90"/>
        </w:rPr>
        <w:t>Hors</w:t>
      </w:r>
      <w:r>
        <w:rPr>
          <w:color w:val="FF0000"/>
          <w:spacing w:val="-6"/>
          <w:w w:val="90"/>
        </w:rPr>
        <w:t xml:space="preserve"> </w:t>
      </w:r>
      <w:r>
        <w:rPr>
          <w:color w:val="FF0000"/>
          <w:w w:val="90"/>
        </w:rPr>
        <w:t>Loi</w:t>
      </w:r>
      <w:r>
        <w:rPr>
          <w:color w:val="FF0000"/>
          <w:spacing w:val="-6"/>
          <w:w w:val="90"/>
        </w:rPr>
        <w:t xml:space="preserve"> </w:t>
      </w:r>
      <w:r>
        <w:rPr>
          <w:color w:val="FF0000"/>
          <w:w w:val="90"/>
        </w:rPr>
        <w:t>Jardé]</w:t>
      </w:r>
    </w:p>
    <w:p w14:paraId="7B080B71" w14:textId="77777777" w:rsidR="008B767B" w:rsidRDefault="008B767B">
      <w:pPr>
        <w:pStyle w:val="Corpsdetexte"/>
        <w:rPr>
          <w:sz w:val="24"/>
        </w:rPr>
      </w:pPr>
    </w:p>
    <w:p w14:paraId="7EABDA78" w14:textId="77777777" w:rsidR="008B767B" w:rsidRDefault="00E13715">
      <w:pPr>
        <w:pStyle w:val="Titre3"/>
        <w:spacing w:before="196"/>
        <w:ind w:left="256"/>
      </w:pPr>
      <w:r>
        <w:rPr>
          <w:w w:val="80"/>
        </w:rPr>
        <w:t>CONFIDENTIALITE</w:t>
      </w:r>
      <w:r>
        <w:rPr>
          <w:spacing w:val="20"/>
          <w:w w:val="80"/>
        </w:rPr>
        <w:t xml:space="preserve"> </w:t>
      </w:r>
      <w:r>
        <w:rPr>
          <w:w w:val="80"/>
        </w:rPr>
        <w:t>DES</w:t>
      </w:r>
      <w:r>
        <w:rPr>
          <w:spacing w:val="20"/>
          <w:w w:val="80"/>
        </w:rPr>
        <w:t xml:space="preserve"> </w:t>
      </w:r>
      <w:r>
        <w:rPr>
          <w:w w:val="80"/>
        </w:rPr>
        <w:t>DONNEES</w:t>
      </w:r>
    </w:p>
    <w:p w14:paraId="21E92781" w14:textId="77777777" w:rsidR="008B767B" w:rsidRDefault="00E13715">
      <w:pPr>
        <w:pStyle w:val="Corpsdetexte"/>
        <w:spacing w:before="10" w:line="256" w:lineRule="auto"/>
        <w:ind w:left="241" w:right="364" w:firstLine="15"/>
        <w:jc w:val="both"/>
      </w:pPr>
      <w:r>
        <w:rPr>
          <w:w w:val="85"/>
        </w:rPr>
        <w:t>Conformément</w:t>
      </w:r>
      <w:r>
        <w:rPr>
          <w:spacing w:val="5"/>
          <w:w w:val="85"/>
        </w:rPr>
        <w:t xml:space="preserve"> </w:t>
      </w:r>
      <w:r>
        <w:rPr>
          <w:w w:val="85"/>
        </w:rPr>
        <w:t>aux</w:t>
      </w:r>
      <w:r>
        <w:rPr>
          <w:spacing w:val="6"/>
          <w:w w:val="85"/>
        </w:rPr>
        <w:t xml:space="preserve"> </w:t>
      </w:r>
      <w:r>
        <w:rPr>
          <w:w w:val="85"/>
        </w:rPr>
        <w:t>dispositions</w:t>
      </w:r>
      <w:r>
        <w:rPr>
          <w:spacing w:val="6"/>
          <w:w w:val="85"/>
        </w:rPr>
        <w:t xml:space="preserve"> </w:t>
      </w:r>
      <w:r>
        <w:rPr>
          <w:w w:val="85"/>
        </w:rPr>
        <w:t>législatives</w:t>
      </w:r>
      <w:r>
        <w:rPr>
          <w:spacing w:val="6"/>
          <w:w w:val="85"/>
        </w:rPr>
        <w:t xml:space="preserve"> </w:t>
      </w:r>
      <w:r>
        <w:rPr>
          <w:w w:val="85"/>
        </w:rPr>
        <w:t>en</w:t>
      </w:r>
      <w:r>
        <w:rPr>
          <w:spacing w:val="5"/>
          <w:w w:val="85"/>
        </w:rPr>
        <w:t xml:space="preserve"> </w:t>
      </w:r>
      <w:r>
        <w:rPr>
          <w:w w:val="85"/>
        </w:rPr>
        <w:t>vigueur,</w:t>
      </w:r>
      <w:r>
        <w:rPr>
          <w:spacing w:val="6"/>
          <w:w w:val="85"/>
        </w:rPr>
        <w:t xml:space="preserve"> </w:t>
      </w:r>
      <w:r>
        <w:rPr>
          <w:w w:val="85"/>
        </w:rPr>
        <w:t>les</w:t>
      </w:r>
      <w:r>
        <w:rPr>
          <w:spacing w:val="-5"/>
          <w:w w:val="85"/>
        </w:rPr>
        <w:t xml:space="preserve"> </w:t>
      </w:r>
      <w:r>
        <w:rPr>
          <w:w w:val="85"/>
        </w:rPr>
        <w:t>personnes</w:t>
      </w:r>
      <w:r>
        <w:rPr>
          <w:spacing w:val="-5"/>
          <w:w w:val="85"/>
        </w:rPr>
        <w:t xml:space="preserve"> </w:t>
      </w:r>
      <w:r>
        <w:rPr>
          <w:w w:val="85"/>
        </w:rPr>
        <w:t>ayant</w:t>
      </w:r>
      <w:r>
        <w:rPr>
          <w:spacing w:val="-5"/>
          <w:w w:val="85"/>
        </w:rPr>
        <w:t xml:space="preserve"> </w:t>
      </w:r>
      <w:r>
        <w:rPr>
          <w:w w:val="85"/>
        </w:rPr>
        <w:t>un</w:t>
      </w:r>
      <w:r>
        <w:rPr>
          <w:spacing w:val="-5"/>
          <w:w w:val="85"/>
        </w:rPr>
        <w:t xml:space="preserve"> </w:t>
      </w:r>
      <w:r>
        <w:rPr>
          <w:w w:val="85"/>
        </w:rPr>
        <w:t>accès</w:t>
      </w:r>
      <w:r>
        <w:rPr>
          <w:spacing w:val="-5"/>
          <w:w w:val="85"/>
        </w:rPr>
        <w:t xml:space="preserve"> </w:t>
      </w:r>
      <w:r>
        <w:rPr>
          <w:w w:val="85"/>
        </w:rPr>
        <w:t>direct</w:t>
      </w:r>
      <w:r>
        <w:rPr>
          <w:spacing w:val="-5"/>
          <w:w w:val="85"/>
        </w:rPr>
        <w:t xml:space="preserve"> </w:t>
      </w:r>
      <w:r>
        <w:rPr>
          <w:w w:val="85"/>
        </w:rPr>
        <w:t>aux</w:t>
      </w:r>
      <w:r>
        <w:rPr>
          <w:spacing w:val="-5"/>
          <w:w w:val="85"/>
        </w:rPr>
        <w:t xml:space="preserve"> </w:t>
      </w:r>
      <w:r>
        <w:rPr>
          <w:w w:val="85"/>
        </w:rPr>
        <w:t>données</w:t>
      </w:r>
      <w:r>
        <w:rPr>
          <w:spacing w:val="-5"/>
          <w:w w:val="85"/>
        </w:rPr>
        <w:t xml:space="preserve"> </w:t>
      </w:r>
      <w:r>
        <w:rPr>
          <w:w w:val="85"/>
        </w:rPr>
        <w:t>sources</w:t>
      </w:r>
      <w:r>
        <w:rPr>
          <w:spacing w:val="-5"/>
          <w:w w:val="85"/>
        </w:rPr>
        <w:t xml:space="preserve"> </w:t>
      </w:r>
      <w:r>
        <w:rPr>
          <w:w w:val="85"/>
        </w:rPr>
        <w:t>prendront</w:t>
      </w:r>
      <w:r>
        <w:rPr>
          <w:spacing w:val="-5"/>
          <w:w w:val="85"/>
        </w:rPr>
        <w:t xml:space="preserve"> </w:t>
      </w:r>
      <w:r>
        <w:rPr>
          <w:w w:val="85"/>
        </w:rPr>
        <w:t>toutes</w:t>
      </w:r>
      <w:r>
        <w:rPr>
          <w:spacing w:val="-5"/>
          <w:w w:val="85"/>
        </w:rPr>
        <w:t xml:space="preserve"> </w:t>
      </w:r>
      <w:r>
        <w:rPr>
          <w:w w:val="85"/>
        </w:rPr>
        <w:t>les</w:t>
      </w:r>
      <w:r>
        <w:rPr>
          <w:spacing w:val="-50"/>
          <w:w w:val="85"/>
        </w:rPr>
        <w:t xml:space="preserve"> </w:t>
      </w:r>
      <w:r>
        <w:rPr>
          <w:w w:val="85"/>
        </w:rPr>
        <w:t>précautions nécessaires en vue d'assurer la confidentialité des informations relatives aux recherches, aux personnes qui s'y prêtent et</w:t>
      </w:r>
      <w:r>
        <w:rPr>
          <w:spacing w:val="-49"/>
          <w:w w:val="85"/>
        </w:rPr>
        <w:t xml:space="preserve"> </w:t>
      </w:r>
      <w:r>
        <w:rPr>
          <w:w w:val="80"/>
        </w:rPr>
        <w:t>notamment en ce qui concerne leur identité ainsi qu’aux résultats obtenus. Ces personnes, au même titre que les personnes qui dirigent et</w:t>
      </w:r>
      <w:r>
        <w:rPr>
          <w:spacing w:val="1"/>
          <w:w w:val="80"/>
        </w:rPr>
        <w:t xml:space="preserve"> </w:t>
      </w:r>
      <w:r>
        <w:rPr>
          <w:w w:val="85"/>
        </w:rPr>
        <w:t>surveillent la recherche, sont soumises au secret professionnel selon les conditions définies par les articles 226-13 et 226-14 du code</w:t>
      </w:r>
      <w:r>
        <w:rPr>
          <w:spacing w:val="1"/>
          <w:w w:val="85"/>
        </w:rPr>
        <w:t xml:space="preserve"> </w:t>
      </w:r>
      <w:r>
        <w:rPr>
          <w:w w:val="80"/>
        </w:rPr>
        <w:t xml:space="preserve">pénal). Pendant la recherche ou à son issue, les données recueillies sur les personnes qui s’y prêtent et transmises </w:t>
      </w:r>
      <w:r>
        <w:rPr>
          <w:color w:val="FF0000"/>
          <w:w w:val="80"/>
        </w:rPr>
        <w:t>au [responsable du</w:t>
      </w:r>
      <w:r>
        <w:rPr>
          <w:color w:val="FF0000"/>
          <w:spacing w:val="1"/>
          <w:w w:val="80"/>
        </w:rPr>
        <w:t xml:space="preserve"> </w:t>
      </w:r>
      <w:r>
        <w:rPr>
          <w:color w:val="FF0000"/>
          <w:w w:val="80"/>
        </w:rPr>
        <w:t>traitement</w:t>
      </w:r>
      <w:r>
        <w:rPr>
          <w:color w:val="FF0000"/>
          <w:spacing w:val="37"/>
        </w:rPr>
        <w:t xml:space="preserve"> </w:t>
      </w:r>
      <w:r>
        <w:rPr>
          <w:color w:val="FF0000"/>
          <w:w w:val="80"/>
        </w:rPr>
        <w:t xml:space="preserve">/ promoteur] </w:t>
      </w:r>
      <w:r>
        <w:rPr>
          <w:w w:val="80"/>
        </w:rPr>
        <w:t>par les personnes qui dirigent et surveillent la recherche (ou tous autres intervenants spécialisés) seront codifiées.</w:t>
      </w:r>
      <w:r>
        <w:rPr>
          <w:spacing w:val="1"/>
          <w:w w:val="80"/>
        </w:rPr>
        <w:t xml:space="preserve"> </w:t>
      </w:r>
      <w:r>
        <w:rPr>
          <w:w w:val="80"/>
        </w:rPr>
        <w:t>Elles</w:t>
      </w:r>
      <w:r>
        <w:rPr>
          <w:spacing w:val="4"/>
          <w:w w:val="80"/>
        </w:rPr>
        <w:t xml:space="preserve"> </w:t>
      </w:r>
      <w:r>
        <w:rPr>
          <w:w w:val="80"/>
        </w:rPr>
        <w:t>ne</w:t>
      </w:r>
      <w:r>
        <w:rPr>
          <w:spacing w:val="10"/>
          <w:w w:val="80"/>
        </w:rPr>
        <w:t xml:space="preserve"> </w:t>
      </w:r>
      <w:r>
        <w:rPr>
          <w:w w:val="80"/>
        </w:rPr>
        <w:t>doivent</w:t>
      </w:r>
      <w:r>
        <w:rPr>
          <w:spacing w:val="4"/>
          <w:w w:val="80"/>
        </w:rPr>
        <w:t xml:space="preserve"> </w:t>
      </w:r>
      <w:r>
        <w:rPr>
          <w:w w:val="80"/>
        </w:rPr>
        <w:t>en</w:t>
      </w:r>
      <w:r>
        <w:rPr>
          <w:spacing w:val="5"/>
          <w:w w:val="80"/>
        </w:rPr>
        <w:t xml:space="preserve"> </w:t>
      </w:r>
      <w:r>
        <w:rPr>
          <w:w w:val="80"/>
        </w:rPr>
        <w:t>aucun</w:t>
      </w:r>
      <w:r>
        <w:rPr>
          <w:spacing w:val="4"/>
          <w:w w:val="80"/>
        </w:rPr>
        <w:t xml:space="preserve"> </w:t>
      </w:r>
      <w:r>
        <w:rPr>
          <w:w w:val="80"/>
        </w:rPr>
        <w:t>cas</w:t>
      </w:r>
      <w:r>
        <w:rPr>
          <w:spacing w:val="5"/>
          <w:w w:val="80"/>
        </w:rPr>
        <w:t xml:space="preserve"> </w:t>
      </w:r>
      <w:r>
        <w:rPr>
          <w:w w:val="80"/>
        </w:rPr>
        <w:t>faire</w:t>
      </w:r>
      <w:r>
        <w:rPr>
          <w:spacing w:val="4"/>
          <w:w w:val="80"/>
        </w:rPr>
        <w:t xml:space="preserve"> </w:t>
      </w:r>
      <w:r>
        <w:rPr>
          <w:w w:val="80"/>
        </w:rPr>
        <w:t>apparaître</w:t>
      </w:r>
      <w:r>
        <w:rPr>
          <w:spacing w:val="4"/>
          <w:w w:val="80"/>
        </w:rPr>
        <w:t xml:space="preserve"> </w:t>
      </w:r>
      <w:r>
        <w:rPr>
          <w:w w:val="80"/>
        </w:rPr>
        <w:t>en</w:t>
      </w:r>
      <w:r>
        <w:rPr>
          <w:spacing w:val="5"/>
          <w:w w:val="80"/>
        </w:rPr>
        <w:t xml:space="preserve"> </w:t>
      </w:r>
      <w:r>
        <w:rPr>
          <w:w w:val="80"/>
        </w:rPr>
        <w:t>clair</w:t>
      </w:r>
      <w:r>
        <w:rPr>
          <w:spacing w:val="4"/>
          <w:w w:val="80"/>
        </w:rPr>
        <w:t xml:space="preserve"> </w:t>
      </w:r>
      <w:r>
        <w:rPr>
          <w:w w:val="80"/>
        </w:rPr>
        <w:t>les</w:t>
      </w:r>
      <w:r>
        <w:rPr>
          <w:spacing w:val="5"/>
          <w:w w:val="80"/>
        </w:rPr>
        <w:t xml:space="preserve"> </w:t>
      </w:r>
      <w:r>
        <w:rPr>
          <w:w w:val="80"/>
        </w:rPr>
        <w:t>noms</w:t>
      </w:r>
      <w:r>
        <w:rPr>
          <w:spacing w:val="4"/>
          <w:w w:val="80"/>
        </w:rPr>
        <w:t xml:space="preserve"> </w:t>
      </w:r>
      <w:r>
        <w:rPr>
          <w:w w:val="80"/>
        </w:rPr>
        <w:t>des</w:t>
      </w:r>
      <w:r>
        <w:rPr>
          <w:spacing w:val="4"/>
          <w:w w:val="80"/>
        </w:rPr>
        <w:t xml:space="preserve"> </w:t>
      </w:r>
      <w:r>
        <w:rPr>
          <w:w w:val="80"/>
        </w:rPr>
        <w:t>personnes</w:t>
      </w:r>
      <w:r>
        <w:rPr>
          <w:spacing w:val="5"/>
          <w:w w:val="80"/>
        </w:rPr>
        <w:t xml:space="preserve"> </w:t>
      </w:r>
      <w:r>
        <w:rPr>
          <w:w w:val="80"/>
        </w:rPr>
        <w:t>concernées</w:t>
      </w:r>
      <w:r>
        <w:rPr>
          <w:spacing w:val="4"/>
          <w:w w:val="80"/>
        </w:rPr>
        <w:t xml:space="preserve"> </w:t>
      </w:r>
      <w:r>
        <w:rPr>
          <w:w w:val="80"/>
        </w:rPr>
        <w:t>ni</w:t>
      </w:r>
      <w:r>
        <w:rPr>
          <w:spacing w:val="5"/>
          <w:w w:val="80"/>
        </w:rPr>
        <w:t xml:space="preserve"> </w:t>
      </w:r>
      <w:r>
        <w:rPr>
          <w:w w:val="80"/>
        </w:rPr>
        <w:t>leur</w:t>
      </w:r>
      <w:r>
        <w:rPr>
          <w:spacing w:val="4"/>
          <w:w w:val="80"/>
        </w:rPr>
        <w:t xml:space="preserve"> </w:t>
      </w:r>
      <w:r>
        <w:rPr>
          <w:w w:val="80"/>
        </w:rPr>
        <w:t>adresse.</w:t>
      </w:r>
    </w:p>
    <w:p w14:paraId="089D47B9" w14:textId="77777777" w:rsidR="008B767B" w:rsidRDefault="00E13715">
      <w:pPr>
        <w:pStyle w:val="Corpsdetexte"/>
        <w:spacing w:line="252" w:lineRule="auto"/>
        <w:ind w:left="256" w:right="409"/>
        <w:jc w:val="both"/>
      </w:pPr>
      <w:r>
        <w:rPr>
          <w:w w:val="80"/>
        </w:rPr>
        <w:t>Le</w:t>
      </w:r>
      <w:r>
        <w:rPr>
          <w:spacing w:val="14"/>
          <w:w w:val="80"/>
        </w:rPr>
        <w:t xml:space="preserve"> </w:t>
      </w:r>
      <w:r>
        <w:rPr>
          <w:w w:val="80"/>
        </w:rPr>
        <w:t>[responsable</w:t>
      </w:r>
      <w:r>
        <w:rPr>
          <w:spacing w:val="14"/>
          <w:w w:val="80"/>
        </w:rPr>
        <w:t xml:space="preserve"> </w:t>
      </w:r>
      <w:r>
        <w:rPr>
          <w:w w:val="80"/>
        </w:rPr>
        <w:t>du</w:t>
      </w:r>
      <w:r>
        <w:rPr>
          <w:spacing w:val="15"/>
          <w:w w:val="80"/>
        </w:rPr>
        <w:t xml:space="preserve"> </w:t>
      </w:r>
      <w:r>
        <w:rPr>
          <w:w w:val="80"/>
        </w:rPr>
        <w:t>traitement</w:t>
      </w:r>
      <w:r>
        <w:rPr>
          <w:spacing w:val="14"/>
          <w:w w:val="80"/>
        </w:rPr>
        <w:t xml:space="preserve"> </w:t>
      </w:r>
      <w:r>
        <w:rPr>
          <w:w w:val="80"/>
        </w:rPr>
        <w:t>/</w:t>
      </w:r>
      <w:r>
        <w:rPr>
          <w:spacing w:val="14"/>
          <w:w w:val="80"/>
        </w:rPr>
        <w:t xml:space="preserve"> </w:t>
      </w:r>
      <w:r>
        <w:rPr>
          <w:w w:val="80"/>
        </w:rPr>
        <w:t>promoteur]</w:t>
      </w:r>
      <w:r>
        <w:rPr>
          <w:spacing w:val="15"/>
          <w:w w:val="80"/>
        </w:rPr>
        <w:t xml:space="preserve"> </w:t>
      </w:r>
      <w:r>
        <w:rPr>
          <w:w w:val="80"/>
        </w:rPr>
        <w:t>s’assurera</w:t>
      </w:r>
      <w:r>
        <w:rPr>
          <w:spacing w:val="14"/>
          <w:w w:val="80"/>
        </w:rPr>
        <w:t xml:space="preserve"> </w:t>
      </w:r>
      <w:r>
        <w:rPr>
          <w:w w:val="80"/>
        </w:rPr>
        <w:t>que</w:t>
      </w:r>
      <w:r>
        <w:rPr>
          <w:spacing w:val="15"/>
          <w:w w:val="80"/>
        </w:rPr>
        <w:t xml:space="preserve"> </w:t>
      </w:r>
      <w:r>
        <w:rPr>
          <w:w w:val="80"/>
        </w:rPr>
        <w:t>chaque</w:t>
      </w:r>
      <w:r>
        <w:rPr>
          <w:spacing w:val="14"/>
          <w:w w:val="80"/>
        </w:rPr>
        <w:t xml:space="preserve"> </w:t>
      </w:r>
      <w:r>
        <w:rPr>
          <w:w w:val="80"/>
        </w:rPr>
        <w:t>investigateur</w:t>
      </w:r>
      <w:r>
        <w:rPr>
          <w:spacing w:val="14"/>
          <w:w w:val="80"/>
        </w:rPr>
        <w:t xml:space="preserve"> </w:t>
      </w:r>
      <w:r>
        <w:rPr>
          <w:w w:val="80"/>
        </w:rPr>
        <w:t>se</w:t>
      </w:r>
      <w:r>
        <w:rPr>
          <w:spacing w:val="15"/>
          <w:w w:val="80"/>
        </w:rPr>
        <w:t xml:space="preserve"> </w:t>
      </w:r>
      <w:r>
        <w:rPr>
          <w:w w:val="80"/>
        </w:rPr>
        <w:t>soit</w:t>
      </w:r>
      <w:r>
        <w:rPr>
          <w:spacing w:val="14"/>
          <w:w w:val="80"/>
        </w:rPr>
        <w:t xml:space="preserve"> </w:t>
      </w:r>
      <w:r>
        <w:rPr>
          <w:w w:val="80"/>
        </w:rPr>
        <w:t>engagé</w:t>
      </w:r>
      <w:r>
        <w:rPr>
          <w:spacing w:val="14"/>
          <w:w w:val="80"/>
        </w:rPr>
        <w:t xml:space="preserve"> </w:t>
      </w:r>
      <w:r>
        <w:rPr>
          <w:w w:val="80"/>
        </w:rPr>
        <w:t>à</w:t>
      </w:r>
      <w:r>
        <w:rPr>
          <w:spacing w:val="15"/>
          <w:w w:val="80"/>
        </w:rPr>
        <w:t xml:space="preserve"> </w:t>
      </w:r>
      <w:r>
        <w:rPr>
          <w:w w:val="80"/>
        </w:rPr>
        <w:t>informer</w:t>
      </w:r>
      <w:r>
        <w:rPr>
          <w:spacing w:val="14"/>
          <w:w w:val="80"/>
        </w:rPr>
        <w:t xml:space="preserve"> </w:t>
      </w:r>
      <w:r>
        <w:rPr>
          <w:w w:val="80"/>
        </w:rPr>
        <w:t>chaque</w:t>
      </w:r>
      <w:r>
        <w:rPr>
          <w:spacing w:val="15"/>
          <w:w w:val="80"/>
        </w:rPr>
        <w:t xml:space="preserve"> </w:t>
      </w:r>
      <w:r>
        <w:rPr>
          <w:w w:val="80"/>
        </w:rPr>
        <w:t>personne</w:t>
      </w:r>
      <w:r>
        <w:rPr>
          <w:spacing w:val="14"/>
          <w:w w:val="80"/>
        </w:rPr>
        <w:t xml:space="preserve"> </w:t>
      </w:r>
      <w:r>
        <w:rPr>
          <w:w w:val="80"/>
        </w:rPr>
        <w:t>qui</w:t>
      </w:r>
      <w:r>
        <w:rPr>
          <w:spacing w:val="14"/>
          <w:w w:val="80"/>
        </w:rPr>
        <w:t xml:space="preserve"> </w:t>
      </w:r>
      <w:r>
        <w:rPr>
          <w:w w:val="80"/>
        </w:rPr>
        <w:t>se</w:t>
      </w:r>
      <w:r>
        <w:rPr>
          <w:spacing w:val="15"/>
          <w:w w:val="80"/>
        </w:rPr>
        <w:t xml:space="preserve"> </w:t>
      </w:r>
      <w:r>
        <w:rPr>
          <w:w w:val="80"/>
        </w:rPr>
        <w:t>prête</w:t>
      </w:r>
      <w:r>
        <w:rPr>
          <w:spacing w:val="14"/>
          <w:w w:val="80"/>
        </w:rPr>
        <w:t xml:space="preserve"> </w:t>
      </w:r>
      <w:r>
        <w:rPr>
          <w:w w:val="80"/>
        </w:rPr>
        <w:t>à</w:t>
      </w:r>
      <w:r>
        <w:rPr>
          <w:spacing w:val="-46"/>
          <w:w w:val="80"/>
        </w:rPr>
        <w:t xml:space="preserve"> </w:t>
      </w:r>
      <w:r>
        <w:rPr>
          <w:w w:val="80"/>
        </w:rPr>
        <w:t>la</w:t>
      </w:r>
      <w:r>
        <w:rPr>
          <w:spacing w:val="9"/>
          <w:w w:val="80"/>
        </w:rPr>
        <w:t xml:space="preserve"> </w:t>
      </w:r>
      <w:r>
        <w:rPr>
          <w:w w:val="80"/>
        </w:rPr>
        <w:t>recherche,</w:t>
      </w:r>
      <w:r>
        <w:rPr>
          <w:spacing w:val="10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l’accès</w:t>
      </w:r>
      <w:r>
        <w:rPr>
          <w:spacing w:val="10"/>
          <w:w w:val="80"/>
        </w:rPr>
        <w:t xml:space="preserve"> </w:t>
      </w:r>
      <w:r>
        <w:rPr>
          <w:w w:val="80"/>
        </w:rPr>
        <w:t>aux</w:t>
      </w:r>
      <w:r>
        <w:rPr>
          <w:spacing w:val="10"/>
          <w:w w:val="80"/>
        </w:rPr>
        <w:t xml:space="preserve"> </w:t>
      </w:r>
      <w:r>
        <w:rPr>
          <w:w w:val="80"/>
        </w:rPr>
        <w:t>données</w:t>
      </w:r>
      <w:r>
        <w:rPr>
          <w:spacing w:val="10"/>
          <w:w w:val="80"/>
        </w:rPr>
        <w:t xml:space="preserve"> </w:t>
      </w:r>
      <w:r>
        <w:rPr>
          <w:w w:val="80"/>
        </w:rPr>
        <w:t>individuelles</w:t>
      </w:r>
      <w:r>
        <w:rPr>
          <w:spacing w:val="10"/>
          <w:w w:val="80"/>
        </w:rPr>
        <w:t xml:space="preserve"> </w:t>
      </w: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concernant</w:t>
      </w:r>
      <w:r>
        <w:rPr>
          <w:spacing w:val="10"/>
          <w:w w:val="80"/>
        </w:rPr>
        <w:t xml:space="preserve"> </w:t>
      </w:r>
      <w:r>
        <w:rPr>
          <w:w w:val="80"/>
        </w:rPr>
        <w:t>et</w:t>
      </w:r>
      <w:r>
        <w:rPr>
          <w:spacing w:val="10"/>
          <w:w w:val="80"/>
        </w:rPr>
        <w:t xml:space="preserve"> </w:t>
      </w:r>
      <w:r>
        <w:rPr>
          <w:w w:val="80"/>
        </w:rPr>
        <w:t>strictement</w:t>
      </w:r>
      <w:r>
        <w:rPr>
          <w:spacing w:val="10"/>
          <w:w w:val="80"/>
        </w:rPr>
        <w:t xml:space="preserve"> </w:t>
      </w:r>
      <w:r>
        <w:rPr>
          <w:w w:val="80"/>
        </w:rPr>
        <w:t>nécessaires</w:t>
      </w:r>
      <w:r>
        <w:rPr>
          <w:spacing w:val="10"/>
          <w:w w:val="80"/>
        </w:rPr>
        <w:t xml:space="preserve"> </w:t>
      </w:r>
      <w:r>
        <w:rPr>
          <w:w w:val="80"/>
        </w:rPr>
        <w:t>au</w:t>
      </w:r>
      <w:r>
        <w:rPr>
          <w:spacing w:val="10"/>
          <w:w w:val="80"/>
        </w:rPr>
        <w:t xml:space="preserve"> </w:t>
      </w:r>
      <w:r>
        <w:rPr>
          <w:w w:val="80"/>
        </w:rPr>
        <w:t>contrôle</w:t>
      </w:r>
      <w:r>
        <w:rPr>
          <w:spacing w:val="10"/>
          <w:w w:val="80"/>
        </w:rPr>
        <w:t xml:space="preserve"> </w:t>
      </w:r>
      <w:r>
        <w:rPr>
          <w:w w:val="80"/>
        </w:rPr>
        <w:t>de</w:t>
      </w:r>
      <w:r>
        <w:rPr>
          <w:spacing w:val="9"/>
          <w:w w:val="80"/>
        </w:rPr>
        <w:t xml:space="preserve"> </w:t>
      </w:r>
      <w:r>
        <w:rPr>
          <w:w w:val="80"/>
        </w:rPr>
        <w:t>qualité</w:t>
      </w:r>
      <w:r>
        <w:rPr>
          <w:spacing w:val="10"/>
          <w:w w:val="80"/>
        </w:rPr>
        <w:t xml:space="preserve"> </w:t>
      </w:r>
      <w:r>
        <w:rPr>
          <w:w w:val="80"/>
        </w:rPr>
        <w:t>de</w:t>
      </w:r>
      <w:r>
        <w:rPr>
          <w:spacing w:val="10"/>
          <w:w w:val="80"/>
        </w:rPr>
        <w:t xml:space="preserve"> </w:t>
      </w:r>
      <w:r>
        <w:rPr>
          <w:w w:val="80"/>
        </w:rPr>
        <w:t>la</w:t>
      </w:r>
      <w:r>
        <w:rPr>
          <w:spacing w:val="10"/>
          <w:w w:val="80"/>
        </w:rPr>
        <w:t xml:space="preserve"> </w:t>
      </w:r>
      <w:r>
        <w:rPr>
          <w:w w:val="80"/>
        </w:rPr>
        <w:t>recherche.</w:t>
      </w:r>
    </w:p>
    <w:p w14:paraId="14D53F1B" w14:textId="77777777" w:rsidR="008B767B" w:rsidRDefault="008B767B">
      <w:pPr>
        <w:pStyle w:val="Corpsdetexte"/>
        <w:rPr>
          <w:sz w:val="24"/>
        </w:rPr>
      </w:pPr>
    </w:p>
    <w:p w14:paraId="53E29971" w14:textId="77777777" w:rsidR="008B767B" w:rsidRDefault="00E13715">
      <w:pPr>
        <w:pStyle w:val="Titre2"/>
        <w:spacing w:before="174"/>
        <w:ind w:left="241"/>
      </w:pPr>
      <w:r>
        <w:rPr>
          <w:w w:val="80"/>
        </w:rPr>
        <w:t>AUDIT</w:t>
      </w:r>
      <w:r>
        <w:rPr>
          <w:spacing w:val="15"/>
          <w:w w:val="80"/>
        </w:rPr>
        <w:t xml:space="preserve"> </w:t>
      </w:r>
      <w:r>
        <w:rPr>
          <w:w w:val="80"/>
        </w:rPr>
        <w:t>ET</w:t>
      </w:r>
      <w:r>
        <w:rPr>
          <w:spacing w:val="16"/>
          <w:w w:val="80"/>
        </w:rPr>
        <w:t xml:space="preserve"> </w:t>
      </w:r>
      <w:r>
        <w:rPr>
          <w:w w:val="80"/>
        </w:rPr>
        <w:t>INSPECTION</w:t>
      </w:r>
    </w:p>
    <w:p w14:paraId="37256B74" w14:textId="77777777" w:rsidR="008B767B" w:rsidRDefault="00E13715">
      <w:pPr>
        <w:pStyle w:val="Corpsdetexte"/>
        <w:spacing w:before="13" w:line="256" w:lineRule="auto"/>
        <w:ind w:left="241" w:right="367" w:firstLine="15"/>
        <w:jc w:val="both"/>
      </w:pPr>
      <w:r>
        <w:rPr>
          <w:w w:val="80"/>
        </w:rPr>
        <w:t xml:space="preserve">L’investigateur et les personnes associées s’engagent à accepter les éventuels audits d’assurance qualité effectués par le </w:t>
      </w:r>
      <w:r>
        <w:rPr>
          <w:color w:val="FF0000"/>
          <w:w w:val="80"/>
        </w:rPr>
        <w:t>[responsable du</w:t>
      </w:r>
      <w:r>
        <w:rPr>
          <w:color w:val="FF0000"/>
          <w:spacing w:val="1"/>
          <w:w w:val="80"/>
        </w:rPr>
        <w:t xml:space="preserve"> </w:t>
      </w:r>
      <w:r>
        <w:rPr>
          <w:color w:val="FF0000"/>
          <w:w w:val="80"/>
        </w:rPr>
        <w:t xml:space="preserve">traitement /promoteur] </w:t>
      </w:r>
      <w:r>
        <w:rPr>
          <w:w w:val="80"/>
        </w:rPr>
        <w:t>de l’étude ainsi que les inspections effectuées par les autorités. Toutes les données, tous les documents et rapports</w:t>
      </w:r>
      <w:r>
        <w:rPr>
          <w:spacing w:val="1"/>
          <w:w w:val="80"/>
        </w:rPr>
        <w:t xml:space="preserve"> </w:t>
      </w:r>
      <w:r>
        <w:rPr>
          <w:w w:val="85"/>
        </w:rPr>
        <w:t>peuvent</w:t>
      </w:r>
      <w:r>
        <w:rPr>
          <w:spacing w:val="5"/>
          <w:w w:val="85"/>
        </w:rPr>
        <w:t xml:space="preserve"> </w:t>
      </w:r>
      <w:r>
        <w:rPr>
          <w:w w:val="85"/>
        </w:rPr>
        <w:t>faire</w:t>
      </w:r>
      <w:r>
        <w:rPr>
          <w:spacing w:val="6"/>
          <w:w w:val="85"/>
        </w:rPr>
        <w:t xml:space="preserve"> </w:t>
      </w:r>
      <w:r>
        <w:rPr>
          <w:w w:val="85"/>
        </w:rPr>
        <w:t>l'objet</w:t>
      </w:r>
      <w:r>
        <w:rPr>
          <w:spacing w:val="-4"/>
          <w:w w:val="85"/>
        </w:rPr>
        <w:t xml:space="preserve"> </w:t>
      </w:r>
      <w:r>
        <w:rPr>
          <w:w w:val="85"/>
        </w:rPr>
        <w:t>d'audits</w:t>
      </w:r>
      <w:r>
        <w:rPr>
          <w:spacing w:val="-5"/>
          <w:w w:val="85"/>
        </w:rPr>
        <w:t xml:space="preserve"> </w:t>
      </w:r>
      <w:r>
        <w:rPr>
          <w:w w:val="85"/>
        </w:rPr>
        <w:t>et</w:t>
      </w:r>
      <w:r>
        <w:rPr>
          <w:spacing w:val="-5"/>
          <w:w w:val="85"/>
        </w:rPr>
        <w:t xml:space="preserve"> </w:t>
      </w:r>
      <w:r>
        <w:rPr>
          <w:w w:val="85"/>
        </w:rPr>
        <w:t>d'inspections</w:t>
      </w:r>
      <w:r>
        <w:rPr>
          <w:spacing w:val="-5"/>
          <w:w w:val="85"/>
        </w:rPr>
        <w:t xml:space="preserve"> </w:t>
      </w:r>
      <w:r>
        <w:rPr>
          <w:w w:val="85"/>
        </w:rPr>
        <w:t>réglementaires</w:t>
      </w:r>
      <w:r>
        <w:rPr>
          <w:spacing w:val="-5"/>
          <w:w w:val="85"/>
        </w:rPr>
        <w:t xml:space="preserve"> </w:t>
      </w:r>
      <w:r>
        <w:rPr>
          <w:w w:val="85"/>
        </w:rPr>
        <w:t>sans</w:t>
      </w:r>
      <w:r>
        <w:rPr>
          <w:spacing w:val="-5"/>
          <w:w w:val="85"/>
        </w:rPr>
        <w:t xml:space="preserve"> </w:t>
      </w:r>
      <w:r>
        <w:rPr>
          <w:w w:val="85"/>
        </w:rPr>
        <w:t>que</w:t>
      </w:r>
      <w:r>
        <w:rPr>
          <w:spacing w:val="-5"/>
          <w:w w:val="85"/>
        </w:rPr>
        <w:t xml:space="preserve"> </w:t>
      </w:r>
      <w:r>
        <w:rPr>
          <w:w w:val="85"/>
        </w:rPr>
        <w:t>puisse</w:t>
      </w:r>
      <w:r>
        <w:rPr>
          <w:spacing w:val="-4"/>
          <w:w w:val="85"/>
        </w:rPr>
        <w:t xml:space="preserve"> </w:t>
      </w:r>
      <w:r>
        <w:rPr>
          <w:w w:val="85"/>
        </w:rPr>
        <w:t>être</w:t>
      </w:r>
      <w:r>
        <w:rPr>
          <w:spacing w:val="-5"/>
          <w:w w:val="85"/>
        </w:rPr>
        <w:t xml:space="preserve"> </w:t>
      </w:r>
      <w:r>
        <w:rPr>
          <w:w w:val="85"/>
        </w:rPr>
        <w:t>opposé</w:t>
      </w:r>
      <w:r>
        <w:rPr>
          <w:spacing w:val="-5"/>
          <w:w w:val="85"/>
        </w:rPr>
        <w:t xml:space="preserve"> </w:t>
      </w:r>
      <w:r>
        <w:rPr>
          <w:w w:val="85"/>
        </w:rPr>
        <w:t>le</w:t>
      </w:r>
      <w:r>
        <w:rPr>
          <w:spacing w:val="-5"/>
          <w:w w:val="85"/>
        </w:rPr>
        <w:t xml:space="preserve"> </w:t>
      </w:r>
      <w:r>
        <w:rPr>
          <w:w w:val="85"/>
        </w:rPr>
        <w:t>secret</w:t>
      </w:r>
      <w:r>
        <w:rPr>
          <w:spacing w:val="-5"/>
          <w:w w:val="85"/>
        </w:rPr>
        <w:t xml:space="preserve"> </w:t>
      </w:r>
      <w:r>
        <w:rPr>
          <w:w w:val="85"/>
        </w:rPr>
        <w:t>médical.</w:t>
      </w:r>
      <w:r>
        <w:rPr>
          <w:spacing w:val="-5"/>
          <w:w w:val="85"/>
        </w:rPr>
        <w:t xml:space="preserve"> </w:t>
      </w:r>
      <w:r>
        <w:rPr>
          <w:w w:val="85"/>
        </w:rPr>
        <w:t>L’audit</w:t>
      </w:r>
      <w:r>
        <w:rPr>
          <w:spacing w:val="-5"/>
          <w:w w:val="85"/>
        </w:rPr>
        <w:t xml:space="preserve"> </w:t>
      </w:r>
      <w:r>
        <w:rPr>
          <w:w w:val="85"/>
        </w:rPr>
        <w:t>pourra</w:t>
      </w:r>
      <w:r>
        <w:rPr>
          <w:spacing w:val="-5"/>
          <w:w w:val="85"/>
        </w:rPr>
        <w:t xml:space="preserve"> </w:t>
      </w:r>
      <w:r>
        <w:rPr>
          <w:w w:val="85"/>
        </w:rPr>
        <w:t>s’appliquer</w:t>
      </w:r>
      <w:r>
        <w:rPr>
          <w:spacing w:val="-4"/>
          <w:w w:val="85"/>
        </w:rPr>
        <w:t xml:space="preserve"> </w:t>
      </w:r>
      <w:r>
        <w:rPr>
          <w:w w:val="85"/>
        </w:rPr>
        <w:t>à</w:t>
      </w:r>
      <w:r>
        <w:rPr>
          <w:spacing w:val="-50"/>
          <w:w w:val="85"/>
        </w:rPr>
        <w:t xml:space="preserve"> </w:t>
      </w:r>
      <w:r>
        <w:rPr>
          <w:w w:val="80"/>
        </w:rPr>
        <w:t>tous</w:t>
      </w:r>
      <w:r>
        <w:rPr>
          <w:spacing w:val="1"/>
          <w:w w:val="80"/>
        </w:rPr>
        <w:t xml:space="preserve"> </w:t>
      </w:r>
      <w:r>
        <w:rPr>
          <w:w w:val="80"/>
        </w:rPr>
        <w:t>les stades de la recherche, du développement du protocole à la publication des résultats et au classement des données utilisées ou</w:t>
      </w:r>
      <w:r>
        <w:rPr>
          <w:spacing w:val="1"/>
          <w:w w:val="80"/>
        </w:rPr>
        <w:t xml:space="preserve"> </w:t>
      </w:r>
      <w:r>
        <w:rPr>
          <w:w w:val="90"/>
        </w:rPr>
        <w:t>produites</w:t>
      </w:r>
      <w:r>
        <w:rPr>
          <w:spacing w:val="41"/>
          <w:w w:val="90"/>
        </w:rPr>
        <w:t xml:space="preserve"> </w:t>
      </w:r>
      <w:r>
        <w:rPr>
          <w:w w:val="90"/>
        </w:rPr>
        <w:t>dans</w:t>
      </w:r>
      <w:r>
        <w:rPr>
          <w:spacing w:val="-6"/>
          <w:w w:val="90"/>
        </w:rPr>
        <w:t xml:space="preserve"> </w:t>
      </w:r>
      <w:r>
        <w:rPr>
          <w:w w:val="90"/>
        </w:rPr>
        <w:t>le</w:t>
      </w:r>
      <w:r>
        <w:rPr>
          <w:spacing w:val="-7"/>
          <w:w w:val="90"/>
        </w:rPr>
        <w:t xml:space="preserve"> </w:t>
      </w:r>
      <w:r>
        <w:rPr>
          <w:w w:val="90"/>
        </w:rPr>
        <w:t>cadre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la</w:t>
      </w:r>
      <w:r>
        <w:rPr>
          <w:spacing w:val="-6"/>
          <w:w w:val="90"/>
        </w:rPr>
        <w:t xml:space="preserve"> </w:t>
      </w:r>
      <w:r>
        <w:rPr>
          <w:w w:val="90"/>
        </w:rPr>
        <w:t>recherche.</w:t>
      </w:r>
    </w:p>
    <w:p w14:paraId="31980E18" w14:textId="77777777" w:rsidR="008B767B" w:rsidRDefault="008B767B">
      <w:pPr>
        <w:spacing w:line="256" w:lineRule="auto"/>
        <w:jc w:val="both"/>
        <w:sectPr w:rsidR="008B767B">
          <w:pgSz w:w="11920" w:h="16840"/>
          <w:pgMar w:top="620" w:right="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4040"/>
        <w:gridCol w:w="3620"/>
        <w:gridCol w:w="2500"/>
      </w:tblGrid>
      <w:tr w:rsidR="008B767B" w14:paraId="67E26678" w14:textId="77777777">
        <w:trPr>
          <w:trHeight w:val="430"/>
        </w:trPr>
        <w:tc>
          <w:tcPr>
            <w:tcW w:w="840" w:type="dxa"/>
            <w:vMerge w:val="restart"/>
          </w:tcPr>
          <w:p w14:paraId="3161771A" w14:textId="77777777" w:rsidR="008B767B" w:rsidRDefault="008B767B">
            <w:pPr>
              <w:pStyle w:val="TableParagraph"/>
              <w:spacing w:before="7"/>
              <w:rPr>
                <w:sz w:val="11"/>
              </w:rPr>
            </w:pPr>
          </w:p>
          <w:p w14:paraId="0322E5C2" w14:textId="77777777" w:rsidR="008B767B" w:rsidRDefault="00E13715">
            <w:pPr>
              <w:pStyle w:val="TableParagraph"/>
              <w:ind w:left="131" w:right="-29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4DDBA4D5" wp14:editId="7E4F6906">
                  <wp:extent cx="418642" cy="523303"/>
                  <wp:effectExtent l="0" t="0" r="0" b="0"/>
                  <wp:docPr id="2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42" cy="52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0" w:type="dxa"/>
            <w:gridSpan w:val="2"/>
            <w:vMerge w:val="restart"/>
          </w:tcPr>
          <w:p w14:paraId="6CD4F7A0" w14:textId="77777777" w:rsidR="008B767B" w:rsidRDefault="00E13715">
            <w:pPr>
              <w:pStyle w:val="TableParagraph"/>
              <w:spacing w:before="110"/>
              <w:ind w:left="1192" w:right="118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w w:val="90"/>
                <w:sz w:val="32"/>
              </w:rPr>
              <w:t>Dty_Protocole_Type_RIPH3_ou_RHLJ</w:t>
            </w:r>
          </w:p>
        </w:tc>
        <w:tc>
          <w:tcPr>
            <w:tcW w:w="2500" w:type="dxa"/>
          </w:tcPr>
          <w:p w14:paraId="412C9F27" w14:textId="77777777" w:rsidR="008B767B" w:rsidRDefault="00E13715">
            <w:pPr>
              <w:pStyle w:val="TableParagraph"/>
              <w:spacing w:before="107"/>
              <w:ind w:left="2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Codification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DTY059</w:t>
            </w:r>
          </w:p>
        </w:tc>
      </w:tr>
      <w:tr w:rsidR="008B767B" w14:paraId="58A94D9D" w14:textId="77777777">
        <w:trPr>
          <w:trHeight w:val="649"/>
        </w:trPr>
        <w:tc>
          <w:tcPr>
            <w:tcW w:w="840" w:type="dxa"/>
            <w:vMerge/>
            <w:tcBorders>
              <w:top w:val="nil"/>
            </w:tcBorders>
          </w:tcPr>
          <w:p w14:paraId="7381F87C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7660" w:type="dxa"/>
            <w:gridSpan w:val="2"/>
            <w:vMerge/>
            <w:tcBorders>
              <w:top w:val="nil"/>
            </w:tcBorders>
          </w:tcPr>
          <w:p w14:paraId="5C26A6A7" w14:textId="77777777" w:rsidR="008B767B" w:rsidRDefault="008B767B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</w:tcPr>
          <w:p w14:paraId="51D44D60" w14:textId="77777777" w:rsidR="008B767B" w:rsidRDefault="00E13715">
            <w:pPr>
              <w:pStyle w:val="TableParagraph"/>
              <w:spacing w:before="112"/>
              <w:ind w:left="55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Version</w:t>
            </w:r>
            <w:r>
              <w:rPr>
                <w:w w:val="80"/>
                <w:sz w:val="20"/>
              </w:rPr>
              <w:t xml:space="preserve"> : </w:t>
            </w:r>
            <w:r>
              <w:rPr>
                <w:w w:val="80"/>
                <w:sz w:val="20"/>
                <w:shd w:val="clear" w:color="auto" w:fill="D9D9D9"/>
              </w:rPr>
              <w:t>V3</w:t>
            </w:r>
          </w:p>
        </w:tc>
      </w:tr>
      <w:tr w:rsidR="008B767B" w14:paraId="13E228E3" w14:textId="77777777">
        <w:trPr>
          <w:trHeight w:val="430"/>
        </w:trPr>
        <w:tc>
          <w:tcPr>
            <w:tcW w:w="4880" w:type="dxa"/>
            <w:gridSpan w:val="2"/>
          </w:tcPr>
          <w:p w14:paraId="721375E5" w14:textId="77777777" w:rsidR="008B767B" w:rsidRDefault="00E13715">
            <w:pPr>
              <w:pStyle w:val="TableParagraph"/>
              <w:spacing w:before="107"/>
              <w:ind w:left="236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Emetteur</w:t>
            </w:r>
            <w:r>
              <w:rPr>
                <w:spacing w:val="3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:</w:t>
            </w:r>
            <w:r>
              <w:rPr>
                <w:spacing w:val="4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D-DR</w:t>
            </w:r>
            <w:r>
              <w:rPr>
                <w:w w:val="80"/>
                <w:sz w:val="20"/>
              </w:rPr>
              <w:t>I</w:t>
            </w:r>
          </w:p>
        </w:tc>
        <w:tc>
          <w:tcPr>
            <w:tcW w:w="3620" w:type="dxa"/>
          </w:tcPr>
          <w:p w14:paraId="6F9EC7AD" w14:textId="77777777" w:rsidR="008B767B" w:rsidRDefault="00E13715">
            <w:pPr>
              <w:pStyle w:val="TableParagraph"/>
              <w:spacing w:before="107"/>
              <w:ind w:left="308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Date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d’approbation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16/08/2022</w:t>
            </w:r>
            <w:r>
              <w:rPr>
                <w:spacing w:val="5"/>
                <w:w w:val="80"/>
                <w:sz w:val="20"/>
                <w:shd w:val="clear" w:color="auto" w:fill="D9D9D9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00:00:00</w:t>
            </w:r>
          </w:p>
        </w:tc>
        <w:tc>
          <w:tcPr>
            <w:tcW w:w="2500" w:type="dxa"/>
          </w:tcPr>
          <w:p w14:paraId="395F30DC" w14:textId="77777777" w:rsidR="008B767B" w:rsidRDefault="00E13715">
            <w:pPr>
              <w:pStyle w:val="TableParagraph"/>
              <w:spacing w:before="107"/>
              <w:ind w:left="661"/>
              <w:rPr>
                <w:sz w:val="20"/>
              </w:rPr>
            </w:pPr>
            <w:r>
              <w:rPr>
                <w:w w:val="80"/>
                <w:sz w:val="20"/>
                <w:shd w:val="clear" w:color="auto" w:fill="D9D9D9"/>
              </w:rPr>
              <w:t>Pages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  <w:shd w:val="clear" w:color="auto" w:fill="D9D9D9"/>
              </w:rPr>
              <w:t>12/12</w:t>
            </w:r>
          </w:p>
        </w:tc>
      </w:tr>
    </w:tbl>
    <w:p w14:paraId="66475272" w14:textId="77777777" w:rsidR="008B767B" w:rsidRDefault="008B767B">
      <w:pPr>
        <w:pStyle w:val="Corpsdetexte"/>
        <w:rPr>
          <w:sz w:val="20"/>
        </w:rPr>
      </w:pPr>
    </w:p>
    <w:p w14:paraId="5932D247" w14:textId="77777777" w:rsidR="008B767B" w:rsidRDefault="00E13715">
      <w:pPr>
        <w:pStyle w:val="Titre2"/>
        <w:spacing w:before="233"/>
        <w:ind w:left="256"/>
      </w:pPr>
      <w:r>
        <w:rPr>
          <w:w w:val="90"/>
        </w:rPr>
        <w:t>BIBLIOGRAPHIE</w:t>
      </w:r>
    </w:p>
    <w:p w14:paraId="0DB9D918" w14:textId="77777777" w:rsidR="008B767B" w:rsidRPr="001F516A" w:rsidRDefault="00E13715">
      <w:pPr>
        <w:pStyle w:val="Corpsdetexte"/>
        <w:spacing w:before="10" w:line="256" w:lineRule="auto"/>
        <w:ind w:left="241" w:right="559" w:firstLine="15"/>
        <w:rPr>
          <w:lang w:val="en-US"/>
        </w:rPr>
      </w:pPr>
      <w:r w:rsidRPr="001F516A">
        <w:rPr>
          <w:w w:val="80"/>
          <w:lang w:val="en-US"/>
        </w:rPr>
        <w:t>Francis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Grondin,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Chad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Cook,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Toby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Hall,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Olivier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Maillard,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Yannick</w:t>
      </w:r>
      <w:r w:rsidRPr="001F516A">
        <w:rPr>
          <w:spacing w:val="14"/>
          <w:w w:val="80"/>
          <w:lang w:val="en-US"/>
        </w:rPr>
        <w:t xml:space="preserve"> </w:t>
      </w:r>
      <w:proofErr w:type="spellStart"/>
      <w:r w:rsidRPr="001F516A">
        <w:rPr>
          <w:w w:val="80"/>
          <w:lang w:val="en-US"/>
        </w:rPr>
        <w:t>Perdrix</w:t>
      </w:r>
      <w:proofErr w:type="spellEnd"/>
      <w:r w:rsidRPr="001F516A">
        <w:rPr>
          <w:w w:val="80"/>
          <w:lang w:val="en-US"/>
        </w:rPr>
        <w:t>,</w:t>
      </w:r>
      <w:r w:rsidRPr="001F516A">
        <w:rPr>
          <w:spacing w:val="13"/>
          <w:w w:val="80"/>
          <w:lang w:val="en-US"/>
        </w:rPr>
        <w:t xml:space="preserve"> </w:t>
      </w:r>
      <w:proofErr w:type="gramStart"/>
      <w:r w:rsidRPr="001F516A">
        <w:rPr>
          <w:w w:val="80"/>
          <w:lang w:val="en-US"/>
        </w:rPr>
        <w:t>et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al..</w:t>
      </w:r>
      <w:proofErr w:type="gramEnd"/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Diagnostic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accuracy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of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upper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limb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neurodynamic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tests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in</w:t>
      </w:r>
      <w:r w:rsidRPr="001F516A">
        <w:rPr>
          <w:spacing w:val="-4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the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diagnosis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of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cervical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radiculopathy.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Musculoskeletal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Science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and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Practice,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2021,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55,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pp.102427.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10.1016/j.msksp.2021.102427.</w:t>
      </w:r>
      <w:r w:rsidRPr="001F516A">
        <w:rPr>
          <w:spacing w:val="19"/>
          <w:w w:val="80"/>
          <w:lang w:val="en-US"/>
        </w:rPr>
        <w:t xml:space="preserve"> </w:t>
      </w:r>
      <w:proofErr w:type="spellStart"/>
      <w:r w:rsidRPr="001F516A">
        <w:rPr>
          <w:w w:val="80"/>
          <w:lang w:val="en-US"/>
        </w:rPr>
        <w:t>hal</w:t>
      </w:r>
      <w:proofErr w:type="spellEnd"/>
      <w:r w:rsidRPr="001F516A">
        <w:rPr>
          <w:spacing w:val="1"/>
          <w:w w:val="80"/>
          <w:lang w:val="en-US"/>
        </w:rPr>
        <w:t xml:space="preserve"> </w:t>
      </w:r>
      <w:r w:rsidRPr="001F516A">
        <w:rPr>
          <w:w w:val="90"/>
          <w:lang w:val="en-US"/>
        </w:rPr>
        <w:t>03375066</w:t>
      </w:r>
    </w:p>
    <w:p w14:paraId="2DCA2564" w14:textId="77777777" w:rsidR="008B767B" w:rsidRPr="001F516A" w:rsidRDefault="008B767B">
      <w:pPr>
        <w:pStyle w:val="Corpsdetexte"/>
        <w:spacing w:before="2"/>
        <w:rPr>
          <w:lang w:val="en-US"/>
        </w:rPr>
      </w:pPr>
    </w:p>
    <w:p w14:paraId="3F094598" w14:textId="77777777" w:rsidR="008B767B" w:rsidRPr="001F516A" w:rsidRDefault="00E13715">
      <w:pPr>
        <w:pStyle w:val="Corpsdetexte"/>
        <w:spacing w:line="254" w:lineRule="auto"/>
        <w:ind w:left="256" w:right="374" w:hanging="15"/>
        <w:jc w:val="both"/>
        <w:rPr>
          <w:lang w:val="en-US"/>
        </w:rPr>
      </w:pPr>
      <w:proofErr w:type="spellStart"/>
      <w:r w:rsidRPr="001F516A">
        <w:rPr>
          <w:w w:val="85"/>
          <w:lang w:val="en-US"/>
        </w:rPr>
        <w:t>Apelby</w:t>
      </w:r>
      <w:proofErr w:type="spellEnd"/>
      <w:r w:rsidRPr="001F516A">
        <w:rPr>
          <w:w w:val="85"/>
          <w:lang w:val="en-US"/>
        </w:rPr>
        <w:t>-Albrecht,</w:t>
      </w:r>
      <w:r w:rsidRPr="001F516A">
        <w:rPr>
          <w:spacing w:val="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M.,</w:t>
      </w:r>
      <w:r w:rsidRPr="001F516A">
        <w:rPr>
          <w:spacing w:val="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Andersson,</w:t>
      </w:r>
      <w:r w:rsidRPr="001F516A">
        <w:rPr>
          <w:spacing w:val="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L.,</w:t>
      </w:r>
      <w:r w:rsidRPr="001F516A">
        <w:rPr>
          <w:spacing w:val="5"/>
          <w:w w:val="85"/>
          <w:lang w:val="en-US"/>
        </w:rPr>
        <w:t xml:space="preserve"> </w:t>
      </w:r>
      <w:proofErr w:type="spellStart"/>
      <w:r w:rsidRPr="001F516A">
        <w:rPr>
          <w:w w:val="85"/>
          <w:lang w:val="en-US"/>
        </w:rPr>
        <w:t>Kleiva</w:t>
      </w:r>
      <w:proofErr w:type="spellEnd"/>
      <w:r w:rsidRPr="001F516A">
        <w:rPr>
          <w:w w:val="85"/>
          <w:lang w:val="en-US"/>
        </w:rPr>
        <w:t>,</w:t>
      </w:r>
      <w:r w:rsidRPr="001F516A">
        <w:rPr>
          <w:spacing w:val="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I.W.,</w:t>
      </w:r>
      <w:r w:rsidRPr="001F516A">
        <w:rPr>
          <w:spacing w:val="-6"/>
          <w:w w:val="85"/>
          <w:lang w:val="en-US"/>
        </w:rPr>
        <w:t xml:space="preserve"> </w:t>
      </w:r>
      <w:r w:rsidRPr="001F516A">
        <w:rPr>
          <w:w w:val="85"/>
          <w:lang w:val="en-US"/>
        </w:rPr>
        <w:t>et</w:t>
      </w:r>
      <w:r w:rsidRPr="001F516A">
        <w:rPr>
          <w:spacing w:val="-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al.</w:t>
      </w:r>
      <w:r w:rsidRPr="001F516A">
        <w:rPr>
          <w:spacing w:val="-6"/>
          <w:w w:val="85"/>
          <w:lang w:val="en-US"/>
        </w:rPr>
        <w:t xml:space="preserve"> </w:t>
      </w:r>
      <w:r w:rsidRPr="001F516A">
        <w:rPr>
          <w:w w:val="85"/>
          <w:lang w:val="en-US"/>
        </w:rPr>
        <w:t>(2013)</w:t>
      </w:r>
      <w:r w:rsidRPr="001F516A">
        <w:rPr>
          <w:spacing w:val="-6"/>
          <w:w w:val="85"/>
          <w:lang w:val="en-US"/>
        </w:rPr>
        <w:t xml:space="preserve"> </w:t>
      </w:r>
      <w:r w:rsidRPr="001F516A">
        <w:rPr>
          <w:w w:val="85"/>
          <w:lang w:val="en-US"/>
        </w:rPr>
        <w:t>Concordance</w:t>
      </w:r>
      <w:r w:rsidRPr="001F516A">
        <w:rPr>
          <w:spacing w:val="-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of</w:t>
      </w:r>
      <w:r w:rsidRPr="001F516A">
        <w:rPr>
          <w:spacing w:val="-6"/>
          <w:w w:val="85"/>
          <w:lang w:val="en-US"/>
        </w:rPr>
        <w:t xml:space="preserve"> </w:t>
      </w:r>
      <w:r w:rsidRPr="001F516A">
        <w:rPr>
          <w:w w:val="85"/>
          <w:lang w:val="en-US"/>
        </w:rPr>
        <w:t>upper</w:t>
      </w:r>
      <w:r w:rsidRPr="001F516A">
        <w:rPr>
          <w:spacing w:val="-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limb</w:t>
      </w:r>
      <w:r w:rsidRPr="001F516A">
        <w:rPr>
          <w:spacing w:val="-6"/>
          <w:w w:val="85"/>
          <w:lang w:val="en-US"/>
        </w:rPr>
        <w:t xml:space="preserve"> </w:t>
      </w:r>
      <w:r w:rsidRPr="001F516A">
        <w:rPr>
          <w:w w:val="85"/>
          <w:lang w:val="en-US"/>
        </w:rPr>
        <w:t>neurodynamic</w:t>
      </w:r>
      <w:r w:rsidRPr="001F516A">
        <w:rPr>
          <w:spacing w:val="-6"/>
          <w:w w:val="85"/>
          <w:lang w:val="en-US"/>
        </w:rPr>
        <w:t xml:space="preserve"> </w:t>
      </w:r>
      <w:r w:rsidRPr="001F516A">
        <w:rPr>
          <w:w w:val="85"/>
          <w:lang w:val="en-US"/>
        </w:rPr>
        <w:t>tests</w:t>
      </w:r>
      <w:r w:rsidRPr="001F516A">
        <w:rPr>
          <w:spacing w:val="-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with</w:t>
      </w:r>
      <w:r w:rsidRPr="001F516A">
        <w:rPr>
          <w:spacing w:val="-6"/>
          <w:w w:val="85"/>
          <w:lang w:val="en-US"/>
        </w:rPr>
        <w:t xml:space="preserve"> </w:t>
      </w:r>
      <w:r w:rsidRPr="001F516A">
        <w:rPr>
          <w:w w:val="85"/>
          <w:lang w:val="en-US"/>
        </w:rPr>
        <w:t>medical</w:t>
      </w:r>
      <w:r w:rsidRPr="001F516A">
        <w:rPr>
          <w:spacing w:val="-5"/>
          <w:w w:val="85"/>
          <w:lang w:val="en-US"/>
        </w:rPr>
        <w:t xml:space="preserve"> </w:t>
      </w:r>
      <w:r w:rsidRPr="001F516A">
        <w:rPr>
          <w:w w:val="85"/>
          <w:lang w:val="en-US"/>
        </w:rPr>
        <w:t>examination</w:t>
      </w:r>
      <w:r w:rsidRPr="001F516A">
        <w:rPr>
          <w:spacing w:val="-50"/>
          <w:w w:val="85"/>
          <w:lang w:val="en-US"/>
        </w:rPr>
        <w:t xml:space="preserve"> </w:t>
      </w:r>
      <w:r w:rsidRPr="001F516A">
        <w:rPr>
          <w:w w:val="85"/>
          <w:lang w:val="en-US"/>
        </w:rPr>
        <w:t>and</w:t>
      </w:r>
      <w:r w:rsidRPr="001F516A">
        <w:rPr>
          <w:spacing w:val="1"/>
          <w:w w:val="85"/>
          <w:lang w:val="en-US"/>
        </w:rPr>
        <w:t xml:space="preserve"> </w:t>
      </w:r>
      <w:r w:rsidRPr="001F516A">
        <w:rPr>
          <w:w w:val="85"/>
          <w:lang w:val="en-US"/>
        </w:rPr>
        <w:t>magnetic resonance imaging in patients with cervical radiculopathy: a diagnostic cohort study. Journal of Manipulative and</w:t>
      </w:r>
      <w:r w:rsidRPr="001F516A">
        <w:rPr>
          <w:spacing w:val="1"/>
          <w:w w:val="85"/>
          <w:lang w:val="en-US"/>
        </w:rPr>
        <w:t xml:space="preserve"> </w:t>
      </w:r>
      <w:r w:rsidRPr="001F516A">
        <w:rPr>
          <w:w w:val="90"/>
          <w:lang w:val="en-US"/>
        </w:rPr>
        <w:t>Physiological</w:t>
      </w:r>
      <w:r w:rsidRPr="001F516A">
        <w:rPr>
          <w:spacing w:val="41"/>
          <w:w w:val="90"/>
          <w:lang w:val="en-US"/>
        </w:rPr>
        <w:t xml:space="preserve"> </w:t>
      </w:r>
      <w:r w:rsidRPr="001F516A">
        <w:rPr>
          <w:w w:val="90"/>
          <w:lang w:val="en-US"/>
        </w:rPr>
        <w:t>Therapeutics,</w:t>
      </w:r>
      <w:r w:rsidRPr="001F516A">
        <w:rPr>
          <w:spacing w:val="-7"/>
          <w:w w:val="90"/>
          <w:lang w:val="en-US"/>
        </w:rPr>
        <w:t xml:space="preserve"> </w:t>
      </w:r>
      <w:r w:rsidRPr="001F516A">
        <w:rPr>
          <w:w w:val="90"/>
          <w:lang w:val="en-US"/>
        </w:rPr>
        <w:t>36</w:t>
      </w:r>
      <w:r w:rsidRPr="001F516A">
        <w:rPr>
          <w:spacing w:val="-7"/>
          <w:w w:val="90"/>
          <w:lang w:val="en-US"/>
        </w:rPr>
        <w:t xml:space="preserve"> </w:t>
      </w:r>
      <w:r w:rsidRPr="001F516A">
        <w:rPr>
          <w:w w:val="90"/>
          <w:lang w:val="en-US"/>
        </w:rPr>
        <w:t>(9):</w:t>
      </w:r>
      <w:r w:rsidRPr="001F516A">
        <w:rPr>
          <w:spacing w:val="-7"/>
          <w:w w:val="90"/>
          <w:lang w:val="en-US"/>
        </w:rPr>
        <w:t xml:space="preserve"> </w:t>
      </w:r>
      <w:r w:rsidRPr="001F516A">
        <w:rPr>
          <w:w w:val="90"/>
          <w:lang w:val="en-US"/>
        </w:rPr>
        <w:t>626-632.</w:t>
      </w:r>
    </w:p>
    <w:p w14:paraId="61BFB102" w14:textId="77777777" w:rsidR="008B767B" w:rsidRPr="001F516A" w:rsidRDefault="008B767B">
      <w:pPr>
        <w:pStyle w:val="Corpsdetexte"/>
        <w:spacing w:before="7"/>
        <w:rPr>
          <w:lang w:val="en-US"/>
        </w:rPr>
      </w:pPr>
    </w:p>
    <w:p w14:paraId="11F67CEF" w14:textId="77777777" w:rsidR="008B767B" w:rsidRPr="001F516A" w:rsidRDefault="00E13715">
      <w:pPr>
        <w:pStyle w:val="Corpsdetexte"/>
        <w:spacing w:line="254" w:lineRule="auto"/>
        <w:ind w:left="256" w:right="804"/>
        <w:rPr>
          <w:lang w:val="en-US"/>
        </w:rPr>
      </w:pPr>
      <w:proofErr w:type="spellStart"/>
      <w:r w:rsidRPr="001F516A">
        <w:rPr>
          <w:w w:val="80"/>
          <w:lang w:val="en-US"/>
        </w:rPr>
        <w:t>Sleijser-Koehorst</w:t>
      </w:r>
      <w:proofErr w:type="spellEnd"/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MLS,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et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al.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Diagnostic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accuracy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of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patient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interview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items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and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clinical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tests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for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cervical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radiculopathy.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Physiotherapy</w:t>
      </w:r>
      <w:r w:rsidRPr="001F516A">
        <w:rPr>
          <w:spacing w:val="-46"/>
          <w:w w:val="80"/>
          <w:lang w:val="en-US"/>
        </w:rPr>
        <w:t xml:space="preserve"> </w:t>
      </w:r>
      <w:r w:rsidRPr="001F516A">
        <w:rPr>
          <w:w w:val="90"/>
          <w:lang w:val="en-US"/>
        </w:rPr>
        <w:t>(2020),</w:t>
      </w:r>
      <w:r w:rsidRPr="001F516A">
        <w:rPr>
          <w:spacing w:val="-8"/>
          <w:w w:val="90"/>
          <w:lang w:val="en-US"/>
        </w:rPr>
        <w:t xml:space="preserve"> </w:t>
      </w:r>
      <w:r w:rsidRPr="001F516A">
        <w:rPr>
          <w:w w:val="90"/>
          <w:u w:val="thick"/>
          <w:lang w:val="en-US"/>
        </w:rPr>
        <w:t>https://doi.org/10.1016/j.physio.2020.07.007</w:t>
      </w:r>
    </w:p>
    <w:p w14:paraId="3823A32F" w14:textId="77777777" w:rsidR="008B767B" w:rsidRPr="001F516A" w:rsidRDefault="008B767B">
      <w:pPr>
        <w:pStyle w:val="Corpsdetexte"/>
        <w:spacing w:before="9"/>
        <w:rPr>
          <w:lang w:val="en-US"/>
        </w:rPr>
      </w:pPr>
    </w:p>
    <w:p w14:paraId="4A380B0E" w14:textId="77777777" w:rsidR="008B767B" w:rsidRPr="001F516A" w:rsidRDefault="00E13715">
      <w:pPr>
        <w:pStyle w:val="Corpsdetexte"/>
        <w:spacing w:line="280" w:lineRule="auto"/>
        <w:ind w:left="271" w:hanging="15"/>
        <w:rPr>
          <w:lang w:val="en-US"/>
        </w:rPr>
      </w:pPr>
      <w:r w:rsidRPr="001F516A">
        <w:rPr>
          <w:w w:val="80"/>
          <w:lang w:val="en-US"/>
        </w:rPr>
        <w:t>The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influence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of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scapular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depression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on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upper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limb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neurodynamic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test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responses,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Allison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Legakis,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2012,</w:t>
      </w:r>
      <w:r w:rsidRPr="001F516A">
        <w:rPr>
          <w:spacing w:val="-46"/>
          <w:w w:val="80"/>
          <w:lang w:val="en-US"/>
        </w:rPr>
        <w:t xml:space="preserve"> </w:t>
      </w:r>
      <w:r w:rsidRPr="001F516A">
        <w:rPr>
          <w:w w:val="90"/>
          <w:lang w:val="en-US"/>
        </w:rPr>
        <w:t>10.1179/2042618611Y.0000000020</w:t>
      </w:r>
    </w:p>
    <w:p w14:paraId="630CEEC7" w14:textId="77777777" w:rsidR="008B767B" w:rsidRPr="001F516A" w:rsidRDefault="008B767B">
      <w:pPr>
        <w:pStyle w:val="Corpsdetexte"/>
        <w:spacing w:before="3"/>
        <w:rPr>
          <w:sz w:val="25"/>
          <w:lang w:val="en-US"/>
        </w:rPr>
      </w:pPr>
    </w:p>
    <w:p w14:paraId="02312835" w14:textId="77777777" w:rsidR="008B767B" w:rsidRPr="001F516A" w:rsidRDefault="00E13715">
      <w:pPr>
        <w:pStyle w:val="Corpsdetexte"/>
        <w:spacing w:line="283" w:lineRule="auto"/>
        <w:ind w:left="241" w:right="2718" w:firstLine="15"/>
        <w:rPr>
          <w:lang w:val="en-US"/>
        </w:rPr>
      </w:pPr>
      <w:r w:rsidRPr="001F516A">
        <w:rPr>
          <w:w w:val="80"/>
          <w:lang w:val="en-US"/>
        </w:rPr>
        <w:t>Test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procedures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and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positive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diagnostic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criteria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of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the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upper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limb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tension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tests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differ: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systematic</w:t>
      </w:r>
      <w:r w:rsidRPr="001F516A">
        <w:rPr>
          <w:spacing w:val="12"/>
          <w:w w:val="80"/>
          <w:lang w:val="en-US"/>
        </w:rPr>
        <w:t xml:space="preserve"> </w:t>
      </w:r>
      <w:r w:rsidRPr="001F516A">
        <w:rPr>
          <w:w w:val="80"/>
          <w:lang w:val="en-US"/>
        </w:rPr>
        <w:t>review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of</w:t>
      </w:r>
      <w:r w:rsidRPr="001F516A">
        <w:rPr>
          <w:spacing w:val="-4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the</w:t>
      </w:r>
      <w:r w:rsidRPr="001F516A">
        <w:rPr>
          <w:spacing w:val="5"/>
          <w:w w:val="80"/>
          <w:lang w:val="en-US"/>
        </w:rPr>
        <w:t xml:space="preserve"> </w:t>
      </w:r>
      <w:proofErr w:type="spellStart"/>
      <w:r w:rsidRPr="001F516A">
        <w:rPr>
          <w:w w:val="80"/>
          <w:lang w:val="en-US"/>
        </w:rPr>
        <w:t>DiTA</w:t>
      </w:r>
      <w:proofErr w:type="spellEnd"/>
      <w:r w:rsidRPr="001F516A">
        <w:rPr>
          <w:spacing w:val="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database,</w:t>
      </w:r>
      <w:r w:rsidRPr="001F516A">
        <w:rPr>
          <w:spacing w:val="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Arianne</w:t>
      </w:r>
      <w:r w:rsidRPr="001F516A">
        <w:rPr>
          <w:spacing w:val="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P</w:t>
      </w:r>
      <w:r w:rsidRPr="001F516A">
        <w:rPr>
          <w:spacing w:val="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Verhagen,</w:t>
      </w:r>
      <w:r w:rsidRPr="001F516A">
        <w:rPr>
          <w:spacing w:val="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2023,</w:t>
      </w:r>
      <w:r w:rsidRPr="001F516A">
        <w:rPr>
          <w:spacing w:val="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https://doi.org/10.1016/j.bjpt.2023.100558</w:t>
      </w:r>
    </w:p>
    <w:p w14:paraId="32E0198D" w14:textId="77777777" w:rsidR="008B767B" w:rsidRPr="001F516A" w:rsidRDefault="008B767B">
      <w:pPr>
        <w:pStyle w:val="Corpsdetexte"/>
        <w:rPr>
          <w:sz w:val="25"/>
          <w:lang w:val="en-US"/>
        </w:rPr>
      </w:pPr>
    </w:p>
    <w:p w14:paraId="5A40F4B7" w14:textId="77777777" w:rsidR="008B767B" w:rsidRPr="001F516A" w:rsidRDefault="00E13715">
      <w:pPr>
        <w:pStyle w:val="Corpsdetexte"/>
        <w:ind w:left="256"/>
        <w:jc w:val="both"/>
        <w:rPr>
          <w:lang w:val="en-US"/>
        </w:rPr>
      </w:pPr>
      <w:r w:rsidRPr="001F516A">
        <w:rPr>
          <w:w w:val="80"/>
          <w:lang w:val="en-US"/>
        </w:rPr>
        <w:t>The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scratch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collapse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test: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systematic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review,</w:t>
      </w:r>
      <w:r w:rsidRPr="001F516A">
        <w:rPr>
          <w:spacing w:val="19"/>
          <w:w w:val="80"/>
          <w:lang w:val="en-US"/>
        </w:rPr>
        <w:t xml:space="preserve"> </w:t>
      </w:r>
      <w:proofErr w:type="spellStart"/>
      <w:r w:rsidRPr="001F516A">
        <w:rPr>
          <w:w w:val="80"/>
          <w:lang w:val="en-US"/>
        </w:rPr>
        <w:t>Urska</w:t>
      </w:r>
      <w:proofErr w:type="spellEnd"/>
      <w:r w:rsidRPr="001F516A">
        <w:rPr>
          <w:spacing w:val="19"/>
          <w:w w:val="80"/>
          <w:lang w:val="en-US"/>
        </w:rPr>
        <w:t xml:space="preserve"> </w:t>
      </w:r>
      <w:proofErr w:type="gramStart"/>
      <w:r w:rsidRPr="001F516A">
        <w:rPr>
          <w:w w:val="80"/>
          <w:lang w:val="en-US"/>
        </w:rPr>
        <w:t>Cebron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,</w:t>
      </w:r>
      <w:proofErr w:type="gramEnd"/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w w:val="80"/>
          <w:lang w:val="en-US"/>
        </w:rPr>
        <w:t>2017,</w:t>
      </w:r>
      <w:r w:rsidRPr="001F516A">
        <w:rPr>
          <w:spacing w:val="19"/>
          <w:w w:val="80"/>
          <w:lang w:val="en-US"/>
        </w:rPr>
        <w:t xml:space="preserve"> </w:t>
      </w:r>
      <w:r w:rsidRPr="001F516A">
        <w:rPr>
          <w:color w:val="1154CC"/>
          <w:w w:val="80"/>
          <w:u w:val="thick" w:color="1154CC"/>
          <w:lang w:val="en-US"/>
        </w:rPr>
        <w:t>https://doi.org/10.1016/j.bjps.2018.09.003</w:t>
      </w:r>
    </w:p>
    <w:p w14:paraId="08F8EDB2" w14:textId="77777777" w:rsidR="008B767B" w:rsidRPr="001F516A" w:rsidRDefault="008B767B">
      <w:pPr>
        <w:pStyle w:val="Corpsdetexte"/>
        <w:spacing w:before="5"/>
        <w:rPr>
          <w:sz w:val="27"/>
          <w:lang w:val="en-US"/>
        </w:rPr>
      </w:pPr>
    </w:p>
    <w:p w14:paraId="50C377A4" w14:textId="77777777" w:rsidR="008B767B" w:rsidRPr="001F516A" w:rsidRDefault="00E13715">
      <w:pPr>
        <w:pStyle w:val="Corpsdetexte"/>
        <w:spacing w:line="288" w:lineRule="auto"/>
        <w:ind w:left="256" w:right="2348"/>
        <w:rPr>
          <w:lang w:val="en-US"/>
        </w:rPr>
      </w:pPr>
      <w:r w:rsidRPr="001F516A">
        <w:rPr>
          <w:w w:val="80"/>
          <w:lang w:val="en-US"/>
        </w:rPr>
        <w:t>Scratch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Collapse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Test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for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Evaluation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of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Carpal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and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Cubital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Tunnel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Syndrome,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Christine</w:t>
      </w:r>
      <w:r w:rsidRPr="001F516A">
        <w:rPr>
          <w:spacing w:val="14"/>
          <w:w w:val="80"/>
          <w:lang w:val="en-US"/>
        </w:rPr>
        <w:t xml:space="preserve"> </w:t>
      </w:r>
      <w:r w:rsidRPr="001F516A">
        <w:rPr>
          <w:w w:val="80"/>
          <w:lang w:val="en-US"/>
        </w:rPr>
        <w:t>J.</w:t>
      </w:r>
      <w:r w:rsidRPr="001F516A">
        <w:rPr>
          <w:spacing w:val="13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Cheng,</w:t>
      </w:r>
      <w:r w:rsidRPr="001F516A">
        <w:rPr>
          <w:spacing w:val="-46"/>
          <w:w w:val="80"/>
          <w:lang w:val="en-US"/>
        </w:rPr>
        <w:t xml:space="preserve"> </w:t>
      </w:r>
      <w:r w:rsidRPr="001F516A">
        <w:rPr>
          <w:color w:val="1154CC"/>
          <w:w w:val="90"/>
          <w:u w:val="thick" w:color="1154CC"/>
          <w:lang w:val="en-US"/>
        </w:rPr>
        <w:t>https://doi.org/10.1016/j.jhsa.2008.05.022</w:t>
      </w:r>
    </w:p>
    <w:p w14:paraId="75D1AE55" w14:textId="77777777" w:rsidR="008B767B" w:rsidRPr="001F516A" w:rsidRDefault="008B767B">
      <w:pPr>
        <w:pStyle w:val="Corpsdetexte"/>
        <w:spacing w:before="7"/>
        <w:rPr>
          <w:sz w:val="24"/>
          <w:lang w:val="en-US"/>
        </w:rPr>
      </w:pPr>
    </w:p>
    <w:p w14:paraId="0819F854" w14:textId="77777777" w:rsidR="008B767B" w:rsidRPr="001F516A" w:rsidRDefault="00E13715">
      <w:pPr>
        <w:pStyle w:val="Corpsdetexte"/>
        <w:spacing w:before="1" w:line="278" w:lineRule="auto"/>
        <w:ind w:left="256" w:right="705"/>
        <w:rPr>
          <w:lang w:val="en-US"/>
        </w:rPr>
      </w:pPr>
      <w:r w:rsidRPr="001F516A">
        <w:rPr>
          <w:w w:val="80"/>
          <w:lang w:val="en-US"/>
        </w:rPr>
        <w:t>Evaluation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of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the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scratch</w:t>
      </w:r>
      <w:r w:rsidRPr="001F516A">
        <w:rPr>
          <w:spacing w:val="16"/>
          <w:w w:val="80"/>
          <w:lang w:val="en-US"/>
        </w:rPr>
        <w:t xml:space="preserve"> </w:t>
      </w:r>
      <w:proofErr w:type="spellStart"/>
      <w:r w:rsidRPr="001F516A">
        <w:rPr>
          <w:w w:val="80"/>
          <w:lang w:val="en-US"/>
        </w:rPr>
        <w:t>collaps</w:t>
      </w:r>
      <w:proofErr w:type="spellEnd"/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test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for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canal</w:t>
      </w:r>
      <w:r w:rsidRPr="001F516A">
        <w:rPr>
          <w:spacing w:val="16"/>
          <w:w w:val="80"/>
          <w:lang w:val="en-US"/>
        </w:rPr>
        <w:t xml:space="preserve"> </w:t>
      </w:r>
      <w:proofErr w:type="spellStart"/>
      <w:r w:rsidRPr="001F516A">
        <w:rPr>
          <w:w w:val="80"/>
          <w:lang w:val="en-US"/>
        </w:rPr>
        <w:t>carpian</w:t>
      </w:r>
      <w:proofErr w:type="spellEnd"/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and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cubital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tunnel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syndrome,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prospective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blind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study;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Kate</w:t>
      </w:r>
      <w:r w:rsidRPr="001F516A">
        <w:rPr>
          <w:spacing w:val="16"/>
          <w:w w:val="80"/>
          <w:lang w:val="en-US"/>
        </w:rPr>
        <w:t xml:space="preserve"> </w:t>
      </w:r>
      <w:r w:rsidRPr="001F516A">
        <w:rPr>
          <w:w w:val="80"/>
          <w:lang w:val="en-US"/>
        </w:rPr>
        <w:t>Mongomery;</w:t>
      </w:r>
      <w:r w:rsidRPr="001F516A">
        <w:rPr>
          <w:spacing w:val="15"/>
          <w:w w:val="80"/>
          <w:lang w:val="en-US"/>
        </w:rPr>
        <w:t xml:space="preserve"> </w:t>
      </w:r>
      <w:r w:rsidRPr="001F516A">
        <w:rPr>
          <w:w w:val="80"/>
          <w:lang w:val="en-US"/>
        </w:rPr>
        <w:t>2020;</w:t>
      </w:r>
      <w:r w:rsidRPr="001F516A">
        <w:rPr>
          <w:spacing w:val="-46"/>
          <w:w w:val="80"/>
          <w:lang w:val="en-US"/>
        </w:rPr>
        <w:t xml:space="preserve"> </w:t>
      </w:r>
      <w:r w:rsidRPr="001F516A">
        <w:rPr>
          <w:w w:val="90"/>
          <w:lang w:val="en-US"/>
        </w:rPr>
        <w:t>https://doi.org/10.1016/j.jhsa.2020.02.016</w:t>
      </w:r>
    </w:p>
    <w:p w14:paraId="67587552" w14:textId="77777777" w:rsidR="008B767B" w:rsidRPr="001F516A" w:rsidRDefault="00E13715">
      <w:pPr>
        <w:pStyle w:val="Corpsdetexte"/>
        <w:spacing w:before="207" w:line="427" w:lineRule="auto"/>
        <w:ind w:left="256" w:right="3556"/>
        <w:rPr>
          <w:lang w:val="en-US"/>
        </w:rPr>
      </w:pPr>
      <w:r w:rsidRPr="001F516A">
        <w:rPr>
          <w:w w:val="80"/>
          <w:lang w:val="en-US"/>
        </w:rPr>
        <w:t>Classification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criteria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for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cervical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radiculopathy: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An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international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e-Delphi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study;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Kwun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N</w:t>
      </w:r>
      <w:r w:rsidRPr="001F516A">
        <w:rPr>
          <w:spacing w:val="18"/>
          <w:w w:val="80"/>
          <w:lang w:val="en-US"/>
        </w:rPr>
        <w:t xml:space="preserve"> </w:t>
      </w:r>
      <w:r w:rsidRPr="001F516A">
        <w:rPr>
          <w:w w:val="80"/>
          <w:lang w:val="en-US"/>
        </w:rPr>
        <w:t>Lam;</w:t>
      </w:r>
      <w:r w:rsidRPr="001F516A">
        <w:rPr>
          <w:spacing w:val="17"/>
          <w:w w:val="80"/>
          <w:lang w:val="en-US"/>
        </w:rPr>
        <w:t xml:space="preserve"> </w:t>
      </w:r>
      <w:r w:rsidRPr="001F516A">
        <w:rPr>
          <w:w w:val="80"/>
          <w:lang w:val="en-US"/>
        </w:rPr>
        <w:t>2022</w:t>
      </w:r>
      <w:r w:rsidRPr="001F516A">
        <w:rPr>
          <w:spacing w:val="-46"/>
          <w:w w:val="80"/>
          <w:lang w:val="en-US"/>
        </w:rPr>
        <w:t xml:space="preserve"> </w:t>
      </w:r>
      <w:r w:rsidRPr="001F516A">
        <w:rPr>
          <w:w w:val="90"/>
          <w:lang w:val="en-US"/>
        </w:rPr>
        <w:t>https://doi.org/10.1016/j.msksp.2022.102596</w:t>
      </w:r>
    </w:p>
    <w:p w14:paraId="4799BD94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700ABB18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66B869DF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4BC28E6A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01DE62C3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4B7F75AE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73D27FCF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6D7E12BF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18A20E9E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1C178629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4D82A6AA" w14:textId="77777777" w:rsidR="008B767B" w:rsidRPr="001F516A" w:rsidRDefault="008B767B">
      <w:pPr>
        <w:pStyle w:val="Corpsdetexte"/>
        <w:rPr>
          <w:sz w:val="24"/>
          <w:lang w:val="en-US"/>
        </w:rPr>
      </w:pPr>
    </w:p>
    <w:p w14:paraId="2840A472" w14:textId="77777777" w:rsidR="008B767B" w:rsidRPr="001F516A" w:rsidRDefault="008B767B">
      <w:pPr>
        <w:pStyle w:val="Corpsdetexte"/>
        <w:spacing w:before="7"/>
        <w:rPr>
          <w:sz w:val="28"/>
          <w:lang w:val="en-US"/>
        </w:rPr>
      </w:pPr>
    </w:p>
    <w:p w14:paraId="52F17757" w14:textId="77777777" w:rsidR="008B767B" w:rsidRDefault="00E13715">
      <w:pPr>
        <w:pStyle w:val="Titre2"/>
        <w:ind w:left="211"/>
      </w:pPr>
      <w:r>
        <w:rPr>
          <w:w w:val="80"/>
        </w:rPr>
        <w:t>LISTE</w:t>
      </w:r>
      <w:r>
        <w:rPr>
          <w:spacing w:val="14"/>
          <w:w w:val="80"/>
        </w:rPr>
        <w:t xml:space="preserve"> </w:t>
      </w:r>
      <w:r>
        <w:rPr>
          <w:w w:val="80"/>
        </w:rPr>
        <w:t>DES</w:t>
      </w:r>
      <w:r>
        <w:rPr>
          <w:spacing w:val="15"/>
          <w:w w:val="80"/>
        </w:rPr>
        <w:t xml:space="preserve"> </w:t>
      </w:r>
      <w:r>
        <w:rPr>
          <w:w w:val="80"/>
        </w:rPr>
        <w:t>ANNEXES</w:t>
      </w:r>
    </w:p>
    <w:p w14:paraId="147C1ADA" w14:textId="77777777" w:rsidR="008B767B" w:rsidRDefault="008B767B">
      <w:pPr>
        <w:sectPr w:rsidR="008B767B">
          <w:pgSz w:w="11920" w:h="16840"/>
          <w:pgMar w:top="680" w:right="0" w:bottom="280" w:left="180" w:header="720" w:footer="720" w:gutter="0"/>
          <w:cols w:space="720"/>
        </w:sectPr>
      </w:pPr>
    </w:p>
    <w:p w14:paraId="781ED34A" w14:textId="77777777" w:rsidR="008B767B" w:rsidRDefault="00E13715">
      <w:pPr>
        <w:tabs>
          <w:tab w:val="left" w:pos="2695"/>
          <w:tab w:val="left" w:pos="6025"/>
          <w:tab w:val="left" w:pos="8618"/>
        </w:tabs>
        <w:spacing w:before="95"/>
        <w:ind w:left="211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lastRenderedPageBreak/>
        <w:t>Praticien:</w:t>
      </w:r>
      <w:r>
        <w:rPr>
          <w:rFonts w:ascii="Arial" w:hAnsi="Arial"/>
          <w:b/>
          <w:w w:val="90"/>
          <w:sz w:val="24"/>
        </w:rPr>
        <w:tab/>
      </w:r>
      <w:r>
        <w:rPr>
          <w:rFonts w:ascii="Arial" w:hAnsi="Arial"/>
          <w:b/>
          <w:w w:val="80"/>
          <w:sz w:val="24"/>
        </w:rPr>
        <w:t>Date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de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la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consultation:</w:t>
      </w:r>
      <w:r>
        <w:rPr>
          <w:rFonts w:ascii="Arial" w:hAnsi="Arial"/>
          <w:b/>
          <w:w w:val="80"/>
          <w:sz w:val="24"/>
        </w:rPr>
        <w:tab/>
        <w:t>Patient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numéro:</w:t>
      </w:r>
      <w:r>
        <w:rPr>
          <w:rFonts w:ascii="Arial" w:hAnsi="Arial"/>
          <w:b/>
          <w:w w:val="80"/>
          <w:sz w:val="24"/>
        </w:rPr>
        <w:tab/>
        <w:t>1er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examen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/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2nd</w:t>
      </w:r>
      <w:r>
        <w:rPr>
          <w:rFonts w:ascii="Arial" w:hAnsi="Arial"/>
          <w:b/>
          <w:spacing w:val="11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examen</w:t>
      </w:r>
    </w:p>
    <w:p w14:paraId="519CC3A1" w14:textId="77777777" w:rsidR="008B767B" w:rsidRDefault="008B767B">
      <w:pPr>
        <w:pStyle w:val="Corpsdetexte"/>
        <w:rPr>
          <w:rFonts w:ascii="Arial"/>
          <w:b/>
          <w:sz w:val="28"/>
        </w:rPr>
      </w:pPr>
    </w:p>
    <w:p w14:paraId="0609DA2C" w14:textId="77777777" w:rsidR="008B767B" w:rsidRDefault="008B767B">
      <w:pPr>
        <w:pStyle w:val="Corpsdetexte"/>
        <w:rPr>
          <w:rFonts w:ascii="Arial"/>
          <w:b/>
          <w:sz w:val="28"/>
        </w:rPr>
      </w:pPr>
    </w:p>
    <w:p w14:paraId="430385ED" w14:textId="77777777" w:rsidR="008B767B" w:rsidRDefault="008B767B">
      <w:pPr>
        <w:pStyle w:val="Corpsdetexte"/>
        <w:spacing w:before="3"/>
        <w:rPr>
          <w:rFonts w:ascii="Arial"/>
          <w:b/>
          <w:sz w:val="32"/>
        </w:rPr>
      </w:pPr>
    </w:p>
    <w:p w14:paraId="7935BAEC" w14:textId="44DAE021" w:rsidR="008B767B" w:rsidDel="002E35AC" w:rsidRDefault="00E13715">
      <w:pPr>
        <w:pStyle w:val="Titre1"/>
        <w:ind w:left="256"/>
        <w:rPr>
          <w:del w:id="236" w:author="chloe.lemaitre971@gmail.com" w:date="2026-02-20T07:41:00Z" w16du:dateUtc="2026-02-20T06:41:00Z"/>
          <w:u w:val="none"/>
        </w:rPr>
      </w:pPr>
      <w:del w:id="237" w:author="chloe.lemaitre971@gmail.com" w:date="2026-02-20T07:41:00Z" w16du:dateUtc="2026-02-20T06:41:00Z">
        <w:r w:rsidDel="002E35AC">
          <w:rPr>
            <w:w w:val="80"/>
            <w:u w:val="thick"/>
          </w:rPr>
          <w:delText>Test</w:delText>
        </w:r>
        <w:r w:rsidDel="002E35AC">
          <w:rPr>
            <w:spacing w:val="10"/>
            <w:w w:val="80"/>
            <w:u w:val="thick"/>
          </w:rPr>
          <w:delText xml:space="preserve"> </w:delText>
        </w:r>
        <w:r w:rsidDel="002E35AC">
          <w:rPr>
            <w:w w:val="80"/>
            <w:u w:val="thick"/>
          </w:rPr>
          <w:delText>cliniques:</w:delText>
        </w:r>
      </w:del>
    </w:p>
    <w:p w14:paraId="1D50EA2B" w14:textId="77777777" w:rsidR="008B767B" w:rsidRDefault="00E13715">
      <w:pPr>
        <w:pStyle w:val="Titre3"/>
        <w:spacing w:before="17"/>
        <w:ind w:left="211"/>
      </w:pPr>
      <w:r>
        <w:rPr>
          <w:noProof/>
          <w:lang w:eastAsia="fr-FR"/>
        </w:rPr>
        <w:drawing>
          <wp:anchor distT="0" distB="0" distL="0" distR="0" simplePos="0" relativeHeight="15734784" behindDoc="0" locked="0" layoutInCell="1" allowOverlap="1" wp14:anchorId="477D0FBA" wp14:editId="23D138D9">
            <wp:simplePos x="0" y="0"/>
            <wp:positionH relativeFrom="page">
              <wp:posOffset>4414124</wp:posOffset>
            </wp:positionH>
            <wp:positionV relativeFrom="paragraph">
              <wp:posOffset>5406</wp:posOffset>
            </wp:positionV>
            <wp:extent cx="2272461" cy="1457120"/>
            <wp:effectExtent l="0" t="0" r="0" b="0"/>
            <wp:wrapNone/>
            <wp:docPr id="2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461" cy="145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ULNT1</w:t>
      </w:r>
    </w:p>
    <w:p w14:paraId="443445F8" w14:textId="77777777" w:rsidR="008B767B" w:rsidRDefault="00E13715">
      <w:pPr>
        <w:spacing w:before="47"/>
        <w:ind w:left="211"/>
        <w:rPr>
          <w:sz w:val="20"/>
        </w:rPr>
      </w:pPr>
      <w:r>
        <w:rPr>
          <w:sz w:val="20"/>
        </w:rPr>
        <w:t>-Stabilisation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scapula</w:t>
      </w:r>
    </w:p>
    <w:p w14:paraId="246D0679" w14:textId="77777777" w:rsidR="008B767B" w:rsidRDefault="00E13715">
      <w:pPr>
        <w:spacing w:before="40"/>
        <w:ind w:left="211"/>
        <w:rPr>
          <w:sz w:val="20"/>
        </w:rPr>
      </w:pPr>
      <w:r>
        <w:rPr>
          <w:sz w:val="20"/>
        </w:rPr>
        <w:t>-extension</w:t>
      </w:r>
      <w:r>
        <w:rPr>
          <w:spacing w:val="-6"/>
          <w:sz w:val="20"/>
        </w:rPr>
        <w:t xml:space="preserve"> </w:t>
      </w:r>
      <w:r>
        <w:rPr>
          <w:sz w:val="20"/>
        </w:rPr>
        <w:t>poignet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6"/>
          <w:sz w:val="20"/>
        </w:rPr>
        <w:t xml:space="preserve"> </w:t>
      </w:r>
      <w:r>
        <w:rPr>
          <w:sz w:val="20"/>
        </w:rPr>
        <w:t>doigts</w:t>
      </w:r>
    </w:p>
    <w:p w14:paraId="059E1F76" w14:textId="77777777" w:rsidR="008B767B" w:rsidRDefault="00E13715">
      <w:pPr>
        <w:spacing w:before="40"/>
        <w:ind w:left="211"/>
        <w:rPr>
          <w:sz w:val="20"/>
        </w:rPr>
      </w:pPr>
      <w:r>
        <w:rPr>
          <w:sz w:val="20"/>
        </w:rPr>
        <w:t>-supination</w:t>
      </w:r>
      <w:r>
        <w:rPr>
          <w:spacing w:val="-10"/>
          <w:sz w:val="20"/>
        </w:rPr>
        <w:t xml:space="preserve"> </w:t>
      </w:r>
      <w:r>
        <w:rPr>
          <w:sz w:val="20"/>
        </w:rPr>
        <w:t>avant-bras</w:t>
      </w:r>
    </w:p>
    <w:p w14:paraId="1E299AA1" w14:textId="77777777" w:rsidR="008B767B" w:rsidRDefault="00E13715">
      <w:pPr>
        <w:spacing w:before="40"/>
        <w:ind w:left="211"/>
        <w:rPr>
          <w:sz w:val="20"/>
        </w:rPr>
      </w:pPr>
      <w:r>
        <w:rPr>
          <w:sz w:val="20"/>
        </w:rPr>
        <w:t>-Rotation</w:t>
      </w:r>
      <w:r>
        <w:rPr>
          <w:spacing w:val="-11"/>
          <w:sz w:val="20"/>
        </w:rPr>
        <w:t xml:space="preserve"> </w:t>
      </w:r>
      <w:r>
        <w:rPr>
          <w:sz w:val="20"/>
        </w:rPr>
        <w:t>externe</w:t>
      </w:r>
      <w:r>
        <w:rPr>
          <w:spacing w:val="-10"/>
          <w:sz w:val="20"/>
        </w:rPr>
        <w:t xml:space="preserve"> </w:t>
      </w:r>
      <w:r>
        <w:rPr>
          <w:sz w:val="20"/>
        </w:rPr>
        <w:t>épaule</w:t>
      </w:r>
    </w:p>
    <w:p w14:paraId="3D1DE522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Extension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coude</w:t>
      </w:r>
    </w:p>
    <w:p w14:paraId="3EEC309A" w14:textId="77777777" w:rsidR="008B767B" w:rsidRDefault="008B767B">
      <w:pPr>
        <w:pStyle w:val="Corpsdetexte"/>
        <w:spacing w:before="11"/>
        <w:rPr>
          <w:sz w:val="26"/>
        </w:rPr>
      </w:pPr>
    </w:p>
    <w:p w14:paraId="06116954" w14:textId="77777777" w:rsidR="008B767B" w:rsidRDefault="00E13715">
      <w:pPr>
        <w:spacing w:line="280" w:lineRule="auto"/>
        <w:ind w:left="211" w:right="7105"/>
        <w:rPr>
          <w:sz w:val="20"/>
        </w:rPr>
      </w:pPr>
      <w:r>
        <w:rPr>
          <w:sz w:val="20"/>
        </w:rPr>
        <w:t>Différenciation</w:t>
      </w:r>
      <w:r>
        <w:rPr>
          <w:spacing w:val="-13"/>
          <w:sz w:val="20"/>
        </w:rPr>
        <w:t xml:space="preserve"> </w:t>
      </w:r>
      <w:r>
        <w:rPr>
          <w:sz w:val="20"/>
        </w:rPr>
        <w:t>structurelle:</w:t>
      </w:r>
      <w:r>
        <w:rPr>
          <w:spacing w:val="-13"/>
          <w:sz w:val="20"/>
        </w:rPr>
        <w:t xml:space="preserve"> </w:t>
      </w:r>
      <w:r>
        <w:rPr>
          <w:sz w:val="20"/>
        </w:rPr>
        <w:t>inflexion</w:t>
      </w:r>
      <w:r>
        <w:rPr>
          <w:spacing w:val="-13"/>
          <w:sz w:val="20"/>
        </w:rPr>
        <w:t xml:space="preserve"> </w:t>
      </w:r>
      <w:r>
        <w:rPr>
          <w:sz w:val="20"/>
        </w:rPr>
        <w:t>cervicale</w:t>
      </w:r>
      <w:r>
        <w:rPr>
          <w:spacing w:val="-52"/>
          <w:sz w:val="20"/>
        </w:rPr>
        <w:t xml:space="preserve"> </w:t>
      </w:r>
      <w:r>
        <w:rPr>
          <w:sz w:val="20"/>
        </w:rPr>
        <w:t>ipsilatérale</w:t>
      </w:r>
      <w:r>
        <w:rPr>
          <w:spacing w:val="-2"/>
          <w:sz w:val="20"/>
        </w:rPr>
        <w:t xml:space="preserve"> </w:t>
      </w:r>
      <w:r>
        <w:rPr>
          <w:sz w:val="20"/>
        </w:rPr>
        <w:t>et</w:t>
      </w:r>
      <w:r>
        <w:rPr>
          <w:spacing w:val="-2"/>
          <w:sz w:val="20"/>
        </w:rPr>
        <w:t xml:space="preserve"> </w:t>
      </w:r>
      <w:r>
        <w:rPr>
          <w:sz w:val="20"/>
        </w:rPr>
        <w:t>controlatérale</w:t>
      </w:r>
    </w:p>
    <w:p w14:paraId="650265C6" w14:textId="77777777" w:rsidR="008B767B" w:rsidRDefault="008B767B">
      <w:pPr>
        <w:pStyle w:val="Corpsdetexte"/>
      </w:pPr>
    </w:p>
    <w:p w14:paraId="280747DB" w14:textId="77777777" w:rsidR="008B767B" w:rsidRDefault="008B767B">
      <w:pPr>
        <w:pStyle w:val="Corpsdetexte"/>
      </w:pPr>
    </w:p>
    <w:p w14:paraId="3A5C57C1" w14:textId="77777777" w:rsidR="008B767B" w:rsidRDefault="004D1966">
      <w:pPr>
        <w:spacing w:before="157"/>
        <w:ind w:left="211"/>
        <w:rPr>
          <w:rFonts w:ascii="Arial"/>
          <w:b/>
          <w:sz w:val="24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486964736" behindDoc="1" locked="0" layoutInCell="1" allowOverlap="1" wp14:anchorId="2C7EB45A" wp14:editId="13D99A2B">
                <wp:simplePos x="0" y="0"/>
                <wp:positionH relativeFrom="page">
                  <wp:posOffset>3496310</wp:posOffset>
                </wp:positionH>
                <wp:positionV relativeFrom="paragraph">
                  <wp:posOffset>277495</wp:posOffset>
                </wp:positionV>
                <wp:extent cx="2981325" cy="36861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81325" cy="3686175"/>
                          <a:chOff x="5506" y="437"/>
                          <a:chExt cx="4695" cy="5805"/>
                        </a:xfrm>
                      </wpg:grpSpPr>
                      <pic:pic xmlns:pic="http://schemas.openxmlformats.org/drawingml/2006/picture">
                        <pic:nvPicPr>
                          <pic:cNvPr id="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17" y="436"/>
                            <a:ext cx="2604" cy="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71" y="3271"/>
                            <a:ext cx="3630" cy="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1" y="2656"/>
                            <a:ext cx="2160" cy="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06" y="3151"/>
                            <a:ext cx="2160" cy="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41416D" id="Group 2" o:spid="_x0000_s1026" style="position:absolute;margin-left:275.3pt;margin-top:21.85pt;width:234.75pt;height:290.25pt;z-index:-16351744;mso-position-horizontal-relative:page" coordorigin="5506,437" coordsize="4695,580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7517;top:436;width:2604;height: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">
                  <v:imagedata r:id="rId20" o:title=""/>
                </v:shape>
                <v:shape id="Picture 5" o:spid="_x0000_s1028" type="#_x0000_t75" style="position:absolute;left:6571;top:3271;width:3630;height:2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">
                  <v:imagedata r:id="rId21" o:title=""/>
                </v:shape>
                <v:shape id="Picture 4" o:spid="_x0000_s1029" type="#_x0000_t75" style="position:absolute;left:7921;top:2656;width:2160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">
                  <v:imagedata r:id="rId22" o:title=""/>
                </v:shape>
                <v:shape id="Picture 3" o:spid="_x0000_s1030" type="#_x0000_t75" style="position:absolute;left:5506;top:3151;width:2160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">
                  <v:imagedata r:id="rId22" o:title=""/>
                </v:shape>
                <w10:wrap anchorx="page"/>
              </v:group>
            </w:pict>
          </mc:Fallback>
        </mc:AlternateContent>
      </w:r>
      <w:r w:rsidR="00E13715">
        <w:rPr>
          <w:rFonts w:ascii="Arial"/>
          <w:b/>
          <w:sz w:val="24"/>
        </w:rPr>
        <w:t>ULNT2a</w:t>
      </w:r>
    </w:p>
    <w:p w14:paraId="039F4DA0" w14:textId="77777777" w:rsidR="008B767B" w:rsidRDefault="00E13715">
      <w:pPr>
        <w:spacing w:before="53"/>
        <w:ind w:left="211"/>
        <w:rPr>
          <w:sz w:val="20"/>
        </w:rPr>
      </w:pPr>
      <w:r>
        <w:rPr>
          <w:sz w:val="20"/>
        </w:rPr>
        <w:t>-Dépression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l’épaule</w:t>
      </w:r>
    </w:p>
    <w:p w14:paraId="1171A3AF" w14:textId="77777777" w:rsidR="008B767B" w:rsidRDefault="00E13715">
      <w:pPr>
        <w:spacing w:before="40"/>
        <w:ind w:left="211"/>
        <w:rPr>
          <w:sz w:val="20"/>
        </w:rPr>
      </w:pPr>
      <w:r>
        <w:rPr>
          <w:sz w:val="20"/>
        </w:rPr>
        <w:t>-Extension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coude</w:t>
      </w:r>
    </w:p>
    <w:p w14:paraId="4FA118A9" w14:textId="115DF9EC" w:rsidR="008B767B" w:rsidRDefault="00E13715">
      <w:pPr>
        <w:spacing w:before="40"/>
        <w:ind w:left="211"/>
        <w:rPr>
          <w:sz w:val="20"/>
        </w:rPr>
      </w:pPr>
      <w:r>
        <w:rPr>
          <w:sz w:val="20"/>
        </w:rPr>
        <w:t>-Rotation</w:t>
      </w:r>
      <w:r>
        <w:rPr>
          <w:spacing w:val="-6"/>
          <w:sz w:val="20"/>
        </w:rPr>
        <w:t xml:space="preserve"> </w:t>
      </w:r>
      <w:r>
        <w:rPr>
          <w:sz w:val="20"/>
        </w:rPr>
        <w:t>externe</w:t>
      </w:r>
      <w:r>
        <w:rPr>
          <w:spacing w:val="-6"/>
          <w:sz w:val="20"/>
        </w:rPr>
        <w:t xml:space="preserve"> </w:t>
      </w:r>
      <w:r>
        <w:rPr>
          <w:sz w:val="20"/>
        </w:rPr>
        <w:t>d’épaule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6"/>
          <w:sz w:val="20"/>
        </w:rPr>
        <w:t xml:space="preserve"> </w:t>
      </w:r>
      <w:r>
        <w:rPr>
          <w:sz w:val="20"/>
        </w:rPr>
        <w:t>supination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l’</w:t>
      </w:r>
      <w:del w:id="238" w:author="chloe.lemaitre971@gmail.com" w:date="2026-02-20T07:41:00Z" w16du:dateUtc="2026-02-20T06:41:00Z">
        <w:r w:rsidDel="002E35AC">
          <w:rPr>
            <w:sz w:val="20"/>
          </w:rPr>
          <w:delText>avant</w:delText>
        </w:r>
        <w:r w:rsidDel="002E35AC">
          <w:rPr>
            <w:spacing w:val="-6"/>
            <w:sz w:val="20"/>
          </w:rPr>
          <w:delText xml:space="preserve"> </w:delText>
        </w:r>
        <w:r w:rsidDel="002E35AC">
          <w:rPr>
            <w:sz w:val="20"/>
          </w:rPr>
          <w:delText>bras</w:delText>
        </w:r>
      </w:del>
      <w:ins w:id="239" w:author="chloe.lemaitre971@gmail.com" w:date="2026-02-20T07:41:00Z" w16du:dateUtc="2026-02-20T06:41:00Z">
        <w:r w:rsidR="002E35AC">
          <w:rPr>
            <w:sz w:val="20"/>
          </w:rPr>
          <w:t>avant</w:t>
        </w:r>
        <w:r w:rsidR="002E35AC">
          <w:rPr>
            <w:spacing w:val="-6"/>
            <w:sz w:val="20"/>
          </w:rPr>
          <w:t>-</w:t>
        </w:r>
        <w:r w:rsidR="002E35AC">
          <w:rPr>
            <w:sz w:val="20"/>
          </w:rPr>
          <w:t>bras</w:t>
        </w:r>
      </w:ins>
    </w:p>
    <w:p w14:paraId="723BEC0D" w14:textId="77777777" w:rsidR="008B767B" w:rsidRDefault="00E13715">
      <w:pPr>
        <w:spacing w:before="40"/>
        <w:ind w:left="211"/>
        <w:rPr>
          <w:sz w:val="20"/>
        </w:rPr>
      </w:pPr>
      <w:r>
        <w:rPr>
          <w:sz w:val="20"/>
        </w:rPr>
        <w:t>-Extension</w:t>
      </w:r>
      <w:r>
        <w:rPr>
          <w:spacing w:val="-5"/>
          <w:sz w:val="20"/>
        </w:rPr>
        <w:t xml:space="preserve"> </w:t>
      </w:r>
      <w:r>
        <w:rPr>
          <w:sz w:val="20"/>
        </w:rPr>
        <w:t>du</w:t>
      </w:r>
      <w:r>
        <w:rPr>
          <w:spacing w:val="-5"/>
          <w:sz w:val="20"/>
        </w:rPr>
        <w:t xml:space="preserve"> </w:t>
      </w:r>
      <w:r>
        <w:rPr>
          <w:sz w:val="20"/>
        </w:rPr>
        <w:t>poignet</w:t>
      </w:r>
      <w:r>
        <w:rPr>
          <w:spacing w:val="-5"/>
          <w:sz w:val="20"/>
        </w:rPr>
        <w:t xml:space="preserve"> </w:t>
      </w:r>
      <w:r>
        <w:rPr>
          <w:sz w:val="20"/>
        </w:rPr>
        <w:t>et</w:t>
      </w:r>
      <w:r>
        <w:rPr>
          <w:spacing w:val="-5"/>
          <w:sz w:val="20"/>
        </w:rPr>
        <w:t xml:space="preserve"> </w:t>
      </w:r>
      <w:r>
        <w:rPr>
          <w:sz w:val="20"/>
        </w:rPr>
        <w:t>des</w:t>
      </w:r>
      <w:r>
        <w:rPr>
          <w:spacing w:val="-5"/>
          <w:sz w:val="20"/>
        </w:rPr>
        <w:t xml:space="preserve"> </w:t>
      </w:r>
      <w:r>
        <w:rPr>
          <w:sz w:val="20"/>
        </w:rPr>
        <w:t>doigts</w:t>
      </w:r>
    </w:p>
    <w:p w14:paraId="7FDB94B2" w14:textId="77777777" w:rsidR="008B767B" w:rsidRDefault="00E13715">
      <w:pPr>
        <w:spacing w:before="40"/>
        <w:ind w:left="211"/>
        <w:rPr>
          <w:sz w:val="20"/>
        </w:rPr>
      </w:pPr>
      <w:r>
        <w:rPr>
          <w:sz w:val="20"/>
        </w:rPr>
        <w:t>-Abduction</w:t>
      </w:r>
      <w:r>
        <w:rPr>
          <w:spacing w:val="-9"/>
          <w:sz w:val="20"/>
        </w:rPr>
        <w:t xml:space="preserve"> </w:t>
      </w:r>
      <w:r>
        <w:rPr>
          <w:sz w:val="20"/>
        </w:rPr>
        <w:t>d’épaule</w:t>
      </w:r>
    </w:p>
    <w:p w14:paraId="25E4791C" w14:textId="77777777" w:rsidR="008B767B" w:rsidRDefault="008B767B">
      <w:pPr>
        <w:pStyle w:val="Corpsdetexte"/>
        <w:rPr>
          <w:sz w:val="27"/>
        </w:rPr>
      </w:pPr>
    </w:p>
    <w:p w14:paraId="4906F82B" w14:textId="77777777" w:rsidR="008B767B" w:rsidRDefault="00E13715">
      <w:pPr>
        <w:spacing w:line="280" w:lineRule="auto"/>
        <w:ind w:left="211" w:right="6264"/>
        <w:rPr>
          <w:sz w:val="20"/>
        </w:rPr>
      </w:pPr>
      <w:r>
        <w:rPr>
          <w:sz w:val="20"/>
        </w:rPr>
        <w:t>Différentiation</w:t>
      </w:r>
      <w:r>
        <w:rPr>
          <w:spacing w:val="-11"/>
          <w:sz w:val="20"/>
        </w:rPr>
        <w:t xml:space="preserve"> </w:t>
      </w:r>
      <w:r>
        <w:rPr>
          <w:sz w:val="20"/>
        </w:rPr>
        <w:t>structurelle:</w:t>
      </w:r>
      <w:r>
        <w:rPr>
          <w:spacing w:val="-10"/>
          <w:sz w:val="20"/>
        </w:rPr>
        <w:t xml:space="preserve"> </w:t>
      </w:r>
      <w:r>
        <w:rPr>
          <w:sz w:val="20"/>
        </w:rPr>
        <w:t>inflexion</w:t>
      </w:r>
      <w:r>
        <w:rPr>
          <w:spacing w:val="-11"/>
          <w:sz w:val="20"/>
        </w:rPr>
        <w:t xml:space="preserve"> </w:t>
      </w:r>
      <w:r>
        <w:rPr>
          <w:sz w:val="20"/>
        </w:rPr>
        <w:t>cervicale</w:t>
      </w:r>
      <w:r>
        <w:rPr>
          <w:spacing w:val="-10"/>
          <w:sz w:val="20"/>
        </w:rPr>
        <w:t xml:space="preserve"> </w:t>
      </w:r>
      <w:r>
        <w:rPr>
          <w:sz w:val="20"/>
        </w:rPr>
        <w:t>ipsilatérale</w:t>
      </w:r>
      <w:r>
        <w:rPr>
          <w:spacing w:val="-10"/>
          <w:sz w:val="20"/>
        </w:rPr>
        <w:t xml:space="preserve"> </w:t>
      </w:r>
      <w:r>
        <w:rPr>
          <w:sz w:val="20"/>
        </w:rPr>
        <w:t>et</w:t>
      </w:r>
      <w:r>
        <w:rPr>
          <w:spacing w:val="-53"/>
          <w:sz w:val="20"/>
        </w:rPr>
        <w:t xml:space="preserve"> </w:t>
      </w:r>
      <w:r>
        <w:rPr>
          <w:sz w:val="20"/>
        </w:rPr>
        <w:t>controlatérale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relâchement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l’extension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poignet</w:t>
      </w:r>
    </w:p>
    <w:p w14:paraId="2B6B7106" w14:textId="77777777" w:rsidR="008B767B" w:rsidRDefault="008B767B">
      <w:pPr>
        <w:pStyle w:val="Corpsdetexte"/>
      </w:pPr>
    </w:p>
    <w:p w14:paraId="53DBC021" w14:textId="77777777" w:rsidR="008B767B" w:rsidRDefault="008B767B">
      <w:pPr>
        <w:pStyle w:val="Corpsdetexte"/>
      </w:pPr>
    </w:p>
    <w:p w14:paraId="3066A0BC" w14:textId="77777777" w:rsidR="008B767B" w:rsidRDefault="00E13715">
      <w:pPr>
        <w:pStyle w:val="Titre2"/>
        <w:spacing w:before="156"/>
        <w:ind w:left="211"/>
      </w:pPr>
      <w:r>
        <w:t>ULNT2b</w:t>
      </w:r>
    </w:p>
    <w:p w14:paraId="6C31119A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spacing w:before="54"/>
        <w:ind w:left="333" w:hanging="123"/>
        <w:rPr>
          <w:sz w:val="20"/>
        </w:rPr>
      </w:pPr>
      <w:r>
        <w:rPr>
          <w:sz w:val="20"/>
        </w:rPr>
        <w:t>Dépression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l’épaule</w:t>
      </w:r>
    </w:p>
    <w:p w14:paraId="317D41D3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Extension</w:t>
      </w:r>
      <w:r>
        <w:rPr>
          <w:spacing w:val="-6"/>
          <w:sz w:val="20"/>
        </w:rPr>
        <w:t xml:space="preserve"> </w:t>
      </w:r>
      <w:r>
        <w:rPr>
          <w:sz w:val="20"/>
        </w:rPr>
        <w:t>du</w:t>
      </w:r>
      <w:r>
        <w:rPr>
          <w:spacing w:val="-5"/>
          <w:sz w:val="20"/>
        </w:rPr>
        <w:t xml:space="preserve"> </w:t>
      </w:r>
      <w:r>
        <w:rPr>
          <w:sz w:val="20"/>
        </w:rPr>
        <w:t>coude</w:t>
      </w:r>
    </w:p>
    <w:p w14:paraId="2D52FF50" w14:textId="056BB99D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Rotation</w:t>
      </w:r>
      <w:r>
        <w:rPr>
          <w:spacing w:val="-6"/>
          <w:sz w:val="20"/>
        </w:rPr>
        <w:t xml:space="preserve"> </w:t>
      </w:r>
      <w:r>
        <w:rPr>
          <w:sz w:val="20"/>
        </w:rPr>
        <w:t>interne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l’épaule</w:t>
      </w:r>
      <w:r>
        <w:rPr>
          <w:spacing w:val="-5"/>
          <w:sz w:val="20"/>
        </w:rPr>
        <w:t xml:space="preserve"> </w:t>
      </w:r>
      <w:r>
        <w:rPr>
          <w:sz w:val="20"/>
        </w:rPr>
        <w:t>et</w:t>
      </w:r>
      <w:r>
        <w:rPr>
          <w:spacing w:val="-5"/>
          <w:sz w:val="20"/>
        </w:rPr>
        <w:t xml:space="preserve"> </w:t>
      </w:r>
      <w:del w:id="240" w:author="chloe.lemaitre971@gmail.com" w:date="2026-02-20T07:41:00Z" w16du:dateUtc="2026-02-20T06:41:00Z">
        <w:r w:rsidDel="002E35AC">
          <w:rPr>
            <w:sz w:val="20"/>
          </w:rPr>
          <w:delText>avant</w:delText>
        </w:r>
        <w:r w:rsidDel="002E35AC">
          <w:rPr>
            <w:spacing w:val="-5"/>
            <w:sz w:val="20"/>
          </w:rPr>
          <w:delText xml:space="preserve"> </w:delText>
        </w:r>
        <w:r w:rsidDel="002E35AC">
          <w:rPr>
            <w:sz w:val="20"/>
          </w:rPr>
          <w:delText>bras</w:delText>
        </w:r>
      </w:del>
      <w:ins w:id="241" w:author="chloe.lemaitre971@gmail.com" w:date="2026-02-20T07:41:00Z" w16du:dateUtc="2026-02-20T06:41:00Z">
        <w:r w:rsidR="002E35AC">
          <w:rPr>
            <w:sz w:val="20"/>
          </w:rPr>
          <w:t>avant</w:t>
        </w:r>
        <w:r w:rsidR="002E35AC">
          <w:rPr>
            <w:spacing w:val="-5"/>
            <w:sz w:val="20"/>
          </w:rPr>
          <w:t>-</w:t>
        </w:r>
        <w:r w:rsidR="002E35AC">
          <w:rPr>
            <w:sz w:val="20"/>
          </w:rPr>
          <w:t>bras</w:t>
        </w:r>
      </w:ins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pronation</w:t>
      </w:r>
    </w:p>
    <w:p w14:paraId="64197AB9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Flexion</w:t>
      </w:r>
      <w:r>
        <w:rPr>
          <w:spacing w:val="-5"/>
          <w:sz w:val="20"/>
        </w:rPr>
        <w:t xml:space="preserve"> </w:t>
      </w:r>
      <w:r>
        <w:rPr>
          <w:sz w:val="20"/>
        </w:rPr>
        <w:t>du</w:t>
      </w:r>
      <w:r>
        <w:rPr>
          <w:spacing w:val="-4"/>
          <w:sz w:val="20"/>
        </w:rPr>
        <w:t xml:space="preserve"> </w:t>
      </w:r>
      <w:r>
        <w:rPr>
          <w:sz w:val="20"/>
        </w:rPr>
        <w:t>poignet</w:t>
      </w:r>
      <w:r>
        <w:rPr>
          <w:spacing w:val="-5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4"/>
          <w:sz w:val="20"/>
        </w:rPr>
        <w:t xml:space="preserve"> </w:t>
      </w:r>
      <w:r>
        <w:rPr>
          <w:sz w:val="20"/>
        </w:rPr>
        <w:t>doigts</w:t>
      </w:r>
    </w:p>
    <w:p w14:paraId="4086032B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Abduction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l’épaule</w:t>
      </w:r>
    </w:p>
    <w:p w14:paraId="70345B0A" w14:textId="77777777" w:rsidR="008B767B" w:rsidRDefault="008B767B">
      <w:pPr>
        <w:pStyle w:val="Corpsdetexte"/>
        <w:spacing w:before="2"/>
        <w:rPr>
          <w:sz w:val="32"/>
        </w:rPr>
      </w:pPr>
    </w:p>
    <w:p w14:paraId="23958758" w14:textId="77777777" w:rsidR="008B767B" w:rsidRDefault="00E13715">
      <w:pPr>
        <w:spacing w:line="280" w:lineRule="auto"/>
        <w:ind w:left="211" w:right="6264"/>
        <w:rPr>
          <w:sz w:val="20"/>
        </w:rPr>
      </w:pPr>
      <w:r>
        <w:rPr>
          <w:sz w:val="20"/>
        </w:rPr>
        <w:t>Différentiation</w:t>
      </w:r>
      <w:r>
        <w:rPr>
          <w:spacing w:val="-11"/>
          <w:sz w:val="20"/>
        </w:rPr>
        <w:t xml:space="preserve"> </w:t>
      </w:r>
      <w:r>
        <w:rPr>
          <w:sz w:val="20"/>
        </w:rPr>
        <w:t>structurelle:</w:t>
      </w:r>
      <w:r>
        <w:rPr>
          <w:spacing w:val="-10"/>
          <w:sz w:val="20"/>
        </w:rPr>
        <w:t xml:space="preserve"> </w:t>
      </w:r>
      <w:r>
        <w:rPr>
          <w:sz w:val="20"/>
        </w:rPr>
        <w:t>inflexion</w:t>
      </w:r>
      <w:r>
        <w:rPr>
          <w:spacing w:val="-11"/>
          <w:sz w:val="20"/>
        </w:rPr>
        <w:t xml:space="preserve"> </w:t>
      </w:r>
      <w:r>
        <w:rPr>
          <w:sz w:val="20"/>
        </w:rPr>
        <w:t>cervicale</w:t>
      </w:r>
      <w:r>
        <w:rPr>
          <w:spacing w:val="-10"/>
          <w:sz w:val="20"/>
        </w:rPr>
        <w:t xml:space="preserve"> </w:t>
      </w:r>
      <w:r>
        <w:rPr>
          <w:sz w:val="20"/>
        </w:rPr>
        <w:t>ipsilatérale</w:t>
      </w:r>
      <w:r>
        <w:rPr>
          <w:spacing w:val="-10"/>
          <w:sz w:val="20"/>
        </w:rPr>
        <w:t xml:space="preserve"> </w:t>
      </w:r>
      <w:r>
        <w:rPr>
          <w:sz w:val="20"/>
        </w:rPr>
        <w:t>et</w:t>
      </w:r>
      <w:r>
        <w:rPr>
          <w:spacing w:val="-53"/>
          <w:sz w:val="20"/>
        </w:rPr>
        <w:t xml:space="preserve"> </w:t>
      </w:r>
      <w:r>
        <w:rPr>
          <w:sz w:val="20"/>
        </w:rPr>
        <w:t>controlatérale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3"/>
          <w:sz w:val="20"/>
        </w:rPr>
        <w:t xml:space="preserve"> </w:t>
      </w:r>
      <w:r>
        <w:rPr>
          <w:sz w:val="20"/>
        </w:rPr>
        <w:t>relâchement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flexion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poignet</w:t>
      </w:r>
    </w:p>
    <w:p w14:paraId="3A76066C" w14:textId="77777777" w:rsidR="008B767B" w:rsidRDefault="008B767B">
      <w:pPr>
        <w:pStyle w:val="Corpsdetexte"/>
      </w:pPr>
    </w:p>
    <w:p w14:paraId="5CE133B3" w14:textId="77777777" w:rsidR="008B767B" w:rsidRDefault="008B767B">
      <w:pPr>
        <w:pStyle w:val="Corpsdetexte"/>
      </w:pPr>
    </w:p>
    <w:p w14:paraId="46894B65" w14:textId="77777777" w:rsidR="008B767B" w:rsidRDefault="00E13715">
      <w:pPr>
        <w:pStyle w:val="Titre2"/>
        <w:spacing w:before="157"/>
        <w:ind w:left="211"/>
      </w:pPr>
      <w:r>
        <w:t>ULNT3</w:t>
      </w:r>
    </w:p>
    <w:p w14:paraId="1C1E34B7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89"/>
        </w:tabs>
        <w:spacing w:before="53"/>
        <w:ind w:left="388" w:hanging="123"/>
        <w:rPr>
          <w:sz w:val="20"/>
        </w:rPr>
      </w:pPr>
      <w:r>
        <w:rPr>
          <w:noProof/>
          <w:lang w:eastAsia="fr-FR"/>
        </w:rPr>
        <w:drawing>
          <wp:anchor distT="0" distB="0" distL="0" distR="0" simplePos="0" relativeHeight="15735808" behindDoc="0" locked="0" layoutInCell="1" allowOverlap="1" wp14:anchorId="1DFC2350" wp14:editId="6CE376AC">
            <wp:simplePos x="0" y="0"/>
            <wp:positionH relativeFrom="page">
              <wp:posOffset>4344161</wp:posOffset>
            </wp:positionH>
            <wp:positionV relativeFrom="paragraph">
              <wp:posOffset>21334</wp:posOffset>
            </wp:positionV>
            <wp:extent cx="1657350" cy="1590675"/>
            <wp:effectExtent l="0" t="0" r="0" b="0"/>
            <wp:wrapNone/>
            <wp:docPr id="2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Extension</w:t>
      </w:r>
      <w:r>
        <w:rPr>
          <w:spacing w:val="-5"/>
          <w:sz w:val="20"/>
        </w:rPr>
        <w:t xml:space="preserve"> </w:t>
      </w:r>
      <w:r>
        <w:rPr>
          <w:sz w:val="20"/>
        </w:rPr>
        <w:t>du</w:t>
      </w:r>
      <w:r>
        <w:rPr>
          <w:spacing w:val="-5"/>
          <w:sz w:val="20"/>
        </w:rPr>
        <w:t xml:space="preserve"> </w:t>
      </w:r>
      <w:r>
        <w:rPr>
          <w:sz w:val="20"/>
        </w:rPr>
        <w:t>poignet</w:t>
      </w:r>
      <w:r>
        <w:rPr>
          <w:spacing w:val="-5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5"/>
          <w:sz w:val="20"/>
        </w:rPr>
        <w:t xml:space="preserve"> </w:t>
      </w:r>
      <w:r>
        <w:rPr>
          <w:sz w:val="20"/>
        </w:rPr>
        <w:t>doigts</w:t>
      </w:r>
    </w:p>
    <w:p w14:paraId="4DD90DD9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89"/>
        </w:tabs>
        <w:ind w:left="388" w:hanging="123"/>
        <w:rPr>
          <w:sz w:val="20"/>
        </w:rPr>
      </w:pPr>
      <w:proofErr w:type="spellStart"/>
      <w:r>
        <w:rPr>
          <w:sz w:val="20"/>
        </w:rPr>
        <w:t>Avant</w:t>
      </w:r>
      <w:r>
        <w:rPr>
          <w:spacing w:val="-6"/>
          <w:sz w:val="20"/>
        </w:rPr>
        <w:t xml:space="preserve"> </w:t>
      </w:r>
      <w:r>
        <w:rPr>
          <w:sz w:val="20"/>
        </w:rPr>
        <w:t>bras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pronation</w:t>
      </w:r>
    </w:p>
    <w:p w14:paraId="1AF50E9B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Flexion</w:t>
      </w:r>
      <w:r>
        <w:rPr>
          <w:spacing w:val="-5"/>
          <w:sz w:val="20"/>
        </w:rPr>
        <w:t xml:space="preserve"> </w:t>
      </w:r>
      <w:r>
        <w:rPr>
          <w:sz w:val="20"/>
        </w:rPr>
        <w:t>du</w:t>
      </w:r>
      <w:r>
        <w:rPr>
          <w:spacing w:val="-4"/>
          <w:sz w:val="20"/>
        </w:rPr>
        <w:t xml:space="preserve"> </w:t>
      </w:r>
      <w:r>
        <w:rPr>
          <w:sz w:val="20"/>
        </w:rPr>
        <w:t>coude</w:t>
      </w:r>
    </w:p>
    <w:p w14:paraId="463E22CE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Rotation</w:t>
      </w:r>
      <w:r>
        <w:rPr>
          <w:spacing w:val="-6"/>
          <w:sz w:val="20"/>
        </w:rPr>
        <w:t xml:space="preserve"> </w:t>
      </w:r>
      <w:r>
        <w:rPr>
          <w:sz w:val="20"/>
        </w:rPr>
        <w:t>externe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l’épaule</w:t>
      </w:r>
    </w:p>
    <w:p w14:paraId="58CA1226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Dépression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l’épaule</w:t>
      </w:r>
    </w:p>
    <w:p w14:paraId="5B27296C" w14:textId="77777777" w:rsidR="008B767B" w:rsidRDefault="00E13715">
      <w:pPr>
        <w:pStyle w:val="Paragraphedeliste"/>
        <w:numPr>
          <w:ilvl w:val="0"/>
          <w:numId w:val="3"/>
        </w:numPr>
        <w:tabs>
          <w:tab w:val="left" w:pos="334"/>
        </w:tabs>
        <w:ind w:left="333" w:hanging="123"/>
        <w:rPr>
          <w:sz w:val="20"/>
        </w:rPr>
      </w:pPr>
      <w:r>
        <w:rPr>
          <w:sz w:val="20"/>
        </w:rPr>
        <w:t>Abduction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l’épaule</w:t>
      </w:r>
    </w:p>
    <w:p w14:paraId="086D0A7A" w14:textId="77777777" w:rsidR="008B767B" w:rsidRDefault="008B767B">
      <w:pPr>
        <w:pStyle w:val="Corpsdetexte"/>
        <w:spacing w:before="11"/>
        <w:rPr>
          <w:sz w:val="26"/>
        </w:rPr>
      </w:pPr>
    </w:p>
    <w:p w14:paraId="5A378F8F" w14:textId="77777777" w:rsidR="008B767B" w:rsidRDefault="00E13715">
      <w:pPr>
        <w:spacing w:line="280" w:lineRule="auto"/>
        <w:ind w:left="211" w:right="6264"/>
        <w:rPr>
          <w:sz w:val="20"/>
        </w:rPr>
      </w:pPr>
      <w:r>
        <w:rPr>
          <w:sz w:val="20"/>
        </w:rPr>
        <w:t>Différentiation</w:t>
      </w:r>
      <w:r>
        <w:rPr>
          <w:spacing w:val="-11"/>
          <w:sz w:val="20"/>
        </w:rPr>
        <w:t xml:space="preserve"> </w:t>
      </w:r>
      <w:r>
        <w:rPr>
          <w:sz w:val="20"/>
        </w:rPr>
        <w:t>structurelle:</w:t>
      </w:r>
      <w:r>
        <w:rPr>
          <w:spacing w:val="-10"/>
          <w:sz w:val="20"/>
        </w:rPr>
        <w:t xml:space="preserve"> </w:t>
      </w:r>
      <w:r>
        <w:rPr>
          <w:sz w:val="20"/>
        </w:rPr>
        <w:t>inflexion</w:t>
      </w:r>
      <w:r>
        <w:rPr>
          <w:spacing w:val="-11"/>
          <w:sz w:val="20"/>
        </w:rPr>
        <w:t xml:space="preserve"> </w:t>
      </w:r>
      <w:r>
        <w:rPr>
          <w:sz w:val="20"/>
        </w:rPr>
        <w:t>cervicale</w:t>
      </w:r>
      <w:r>
        <w:rPr>
          <w:spacing w:val="-10"/>
          <w:sz w:val="20"/>
        </w:rPr>
        <w:t xml:space="preserve"> </w:t>
      </w:r>
      <w:r>
        <w:rPr>
          <w:sz w:val="20"/>
        </w:rPr>
        <w:t>ipsilatérale</w:t>
      </w:r>
      <w:r>
        <w:rPr>
          <w:spacing w:val="-10"/>
          <w:sz w:val="20"/>
        </w:rPr>
        <w:t xml:space="preserve"> </w:t>
      </w:r>
      <w:r>
        <w:rPr>
          <w:sz w:val="20"/>
        </w:rPr>
        <w:t>et</w:t>
      </w:r>
      <w:r>
        <w:rPr>
          <w:spacing w:val="-53"/>
          <w:sz w:val="20"/>
        </w:rPr>
        <w:t xml:space="preserve"> </w:t>
      </w:r>
      <w:r>
        <w:rPr>
          <w:sz w:val="20"/>
        </w:rPr>
        <w:t>controlatérale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3"/>
          <w:sz w:val="20"/>
        </w:rPr>
        <w:t xml:space="preserve"> </w:t>
      </w:r>
      <w:r>
        <w:rPr>
          <w:sz w:val="20"/>
        </w:rPr>
        <w:t>relâchement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flexion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poignet</w:t>
      </w:r>
    </w:p>
    <w:p w14:paraId="208B455B" w14:textId="77777777" w:rsidR="008B767B" w:rsidRDefault="008B767B">
      <w:pPr>
        <w:spacing w:line="280" w:lineRule="auto"/>
        <w:rPr>
          <w:sz w:val="20"/>
        </w:rPr>
        <w:sectPr w:rsidR="008B767B">
          <w:pgSz w:w="11920" w:h="16840"/>
          <w:pgMar w:top="1600" w:right="0" w:bottom="280" w:left="180" w:header="720" w:footer="720" w:gutter="0"/>
          <w:cols w:space="720"/>
        </w:sectPr>
      </w:pPr>
    </w:p>
    <w:p w14:paraId="19F076D3" w14:textId="77777777" w:rsidR="008B767B" w:rsidRDefault="00E13715">
      <w:pPr>
        <w:spacing w:before="73"/>
        <w:ind w:left="211"/>
        <w:rPr>
          <w:sz w:val="20"/>
        </w:rPr>
      </w:pPr>
      <w:r>
        <w:rPr>
          <w:sz w:val="20"/>
        </w:rPr>
        <w:lastRenderedPageBreak/>
        <w:t>Positif:</w:t>
      </w:r>
    </w:p>
    <w:p w14:paraId="390B2A0F" w14:textId="77777777" w:rsidR="008B767B" w:rsidRDefault="00E13715">
      <w:pPr>
        <w:pStyle w:val="Paragraphedeliste"/>
        <w:numPr>
          <w:ilvl w:val="0"/>
          <w:numId w:val="2"/>
        </w:numPr>
        <w:tabs>
          <w:tab w:val="left" w:pos="445"/>
        </w:tabs>
        <w:rPr>
          <w:sz w:val="20"/>
        </w:rPr>
      </w:pPr>
      <w:proofErr w:type="gramStart"/>
      <w:r>
        <w:rPr>
          <w:sz w:val="20"/>
        </w:rPr>
        <w:t>reproduction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z w:val="20"/>
        </w:rPr>
        <w:t>symptômes</w:t>
      </w:r>
      <w:r>
        <w:rPr>
          <w:spacing w:val="-6"/>
          <w:sz w:val="20"/>
        </w:rPr>
        <w:t xml:space="preserve"> </w:t>
      </w:r>
      <w:r>
        <w:rPr>
          <w:sz w:val="20"/>
        </w:rPr>
        <w:t>du</w:t>
      </w:r>
      <w:r>
        <w:rPr>
          <w:spacing w:val="-7"/>
          <w:sz w:val="20"/>
        </w:rPr>
        <w:t xml:space="preserve"> </w:t>
      </w:r>
      <w:r>
        <w:rPr>
          <w:sz w:val="20"/>
        </w:rPr>
        <w:t>patients</w:t>
      </w:r>
    </w:p>
    <w:p w14:paraId="7C595E22" w14:textId="77777777" w:rsidR="008B767B" w:rsidRDefault="00E13715">
      <w:pPr>
        <w:pStyle w:val="Paragraphedeliste"/>
        <w:numPr>
          <w:ilvl w:val="0"/>
          <w:numId w:val="2"/>
        </w:numPr>
        <w:tabs>
          <w:tab w:val="left" w:pos="445"/>
        </w:tabs>
        <w:rPr>
          <w:sz w:val="20"/>
        </w:rPr>
      </w:pPr>
      <w:proofErr w:type="gramStart"/>
      <w:r>
        <w:rPr>
          <w:sz w:val="20"/>
        </w:rPr>
        <w:t>augmentation</w:t>
      </w:r>
      <w:proofErr w:type="gramEnd"/>
      <w:r>
        <w:rPr>
          <w:sz w:val="20"/>
        </w:rPr>
        <w:t>/décroissance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1"/>
          <w:sz w:val="20"/>
        </w:rPr>
        <w:t xml:space="preserve"> </w:t>
      </w:r>
      <w:r>
        <w:rPr>
          <w:sz w:val="20"/>
        </w:rPr>
        <w:t>douleurs</w:t>
      </w:r>
      <w:r>
        <w:rPr>
          <w:spacing w:val="-11"/>
          <w:sz w:val="20"/>
        </w:rPr>
        <w:t xml:space="preserve"> </w:t>
      </w:r>
      <w:r>
        <w:rPr>
          <w:sz w:val="20"/>
        </w:rPr>
        <w:t>avec</w:t>
      </w:r>
      <w:r>
        <w:rPr>
          <w:spacing w:val="-12"/>
          <w:sz w:val="20"/>
        </w:rPr>
        <w:t xml:space="preserve"> </w:t>
      </w:r>
      <w:r>
        <w:rPr>
          <w:sz w:val="20"/>
        </w:rPr>
        <w:t>différenciation</w:t>
      </w:r>
      <w:r>
        <w:rPr>
          <w:spacing w:val="-11"/>
          <w:sz w:val="20"/>
        </w:rPr>
        <w:t xml:space="preserve"> </w:t>
      </w:r>
      <w:r>
        <w:rPr>
          <w:sz w:val="20"/>
        </w:rPr>
        <w:t>structurelle</w:t>
      </w:r>
    </w:p>
    <w:p w14:paraId="0B7D32A5" w14:textId="77777777" w:rsidR="008B767B" w:rsidRDefault="008B767B">
      <w:pPr>
        <w:pStyle w:val="Corpsdetexte"/>
      </w:pPr>
    </w:p>
    <w:p w14:paraId="5D0C93D2" w14:textId="77777777" w:rsidR="008B767B" w:rsidRDefault="008B767B">
      <w:pPr>
        <w:pStyle w:val="Corpsdetexte"/>
      </w:pPr>
    </w:p>
    <w:p w14:paraId="468FBBC0" w14:textId="77777777" w:rsidR="008B767B" w:rsidRDefault="00E13715">
      <w:pPr>
        <w:pStyle w:val="Titre2"/>
        <w:spacing w:before="195"/>
        <w:ind w:left="211"/>
      </w:pPr>
      <w:r>
        <w:t>Scratch collapse test</w:t>
      </w:r>
    </w:p>
    <w:p w14:paraId="13229423" w14:textId="77777777" w:rsidR="008B767B" w:rsidRDefault="00E13715">
      <w:pPr>
        <w:pStyle w:val="Paragraphedeliste"/>
        <w:numPr>
          <w:ilvl w:val="0"/>
          <w:numId w:val="1"/>
        </w:numPr>
        <w:tabs>
          <w:tab w:val="left" w:pos="334"/>
        </w:tabs>
        <w:spacing w:before="53"/>
        <w:rPr>
          <w:sz w:val="20"/>
        </w:rPr>
      </w:pPr>
      <w:proofErr w:type="gramStart"/>
      <w:r>
        <w:rPr>
          <w:sz w:val="20"/>
        </w:rPr>
        <w:t>patient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assis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l’opérateur</w:t>
      </w:r>
    </w:p>
    <w:p w14:paraId="3099BEF5" w14:textId="77777777" w:rsidR="008B767B" w:rsidRDefault="00E13715">
      <w:pPr>
        <w:pStyle w:val="Paragraphedeliste"/>
        <w:numPr>
          <w:ilvl w:val="0"/>
          <w:numId w:val="1"/>
        </w:numPr>
        <w:tabs>
          <w:tab w:val="left" w:pos="334"/>
        </w:tabs>
        <w:rPr>
          <w:sz w:val="20"/>
        </w:rPr>
      </w:pPr>
      <w:proofErr w:type="gramStart"/>
      <w:r>
        <w:rPr>
          <w:sz w:val="20"/>
        </w:rPr>
        <w:t>coude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au</w:t>
      </w:r>
      <w:r>
        <w:rPr>
          <w:spacing w:val="-3"/>
          <w:sz w:val="20"/>
        </w:rPr>
        <w:t xml:space="preserve"> </w:t>
      </w:r>
      <w:r>
        <w:rPr>
          <w:sz w:val="20"/>
        </w:rPr>
        <w:t>corps</w:t>
      </w:r>
      <w:r>
        <w:rPr>
          <w:spacing w:val="-3"/>
          <w:sz w:val="20"/>
        </w:rPr>
        <w:t xml:space="preserve"> </w:t>
      </w:r>
      <w:r>
        <w:rPr>
          <w:sz w:val="20"/>
        </w:rPr>
        <w:t>90°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RE1</w:t>
      </w:r>
      <w:r>
        <w:rPr>
          <w:spacing w:val="-3"/>
          <w:sz w:val="20"/>
        </w:rPr>
        <w:t xml:space="preserve"> </w:t>
      </w:r>
      <w:r>
        <w:rPr>
          <w:sz w:val="20"/>
        </w:rPr>
        <w:t>0°</w:t>
      </w:r>
    </w:p>
    <w:p w14:paraId="153F9858" w14:textId="77777777" w:rsidR="008B767B" w:rsidRDefault="00E13715">
      <w:pPr>
        <w:pStyle w:val="Paragraphedeliste"/>
        <w:numPr>
          <w:ilvl w:val="0"/>
          <w:numId w:val="1"/>
        </w:numPr>
        <w:tabs>
          <w:tab w:val="left" w:pos="334"/>
        </w:tabs>
        <w:rPr>
          <w:sz w:val="20"/>
        </w:rPr>
      </w:pPr>
      <w:proofErr w:type="gramStart"/>
      <w:r>
        <w:rPr>
          <w:sz w:val="20"/>
        </w:rPr>
        <w:t>application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d’une</w:t>
      </w:r>
      <w:r>
        <w:rPr>
          <w:spacing w:val="-6"/>
          <w:sz w:val="20"/>
        </w:rPr>
        <w:t xml:space="preserve"> </w:t>
      </w:r>
      <w:r>
        <w:rPr>
          <w:sz w:val="20"/>
        </w:rPr>
        <w:t>résistance</w:t>
      </w:r>
      <w:r>
        <w:rPr>
          <w:spacing w:val="-5"/>
          <w:sz w:val="20"/>
        </w:rPr>
        <w:t xml:space="preserve"> </w:t>
      </w:r>
      <w:r>
        <w:rPr>
          <w:sz w:val="20"/>
        </w:rPr>
        <w:t>importante</w:t>
      </w:r>
      <w:r>
        <w:rPr>
          <w:spacing w:val="-6"/>
          <w:sz w:val="20"/>
        </w:rPr>
        <w:t xml:space="preserve"> </w:t>
      </w:r>
      <w:r>
        <w:rPr>
          <w:sz w:val="20"/>
        </w:rPr>
        <w:t>à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dorsale</w:t>
      </w:r>
      <w:r>
        <w:rPr>
          <w:spacing w:val="-6"/>
          <w:sz w:val="20"/>
        </w:rPr>
        <w:t xml:space="preserve"> </w:t>
      </w:r>
      <w:r>
        <w:rPr>
          <w:sz w:val="20"/>
        </w:rPr>
        <w:t>des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avant</w:t>
      </w:r>
      <w:r>
        <w:rPr>
          <w:spacing w:val="-6"/>
          <w:sz w:val="20"/>
        </w:rPr>
        <w:t xml:space="preserve"> </w:t>
      </w:r>
      <w:r>
        <w:rPr>
          <w:sz w:val="20"/>
        </w:rPr>
        <w:t>bras</w:t>
      </w:r>
      <w:proofErr w:type="spellEnd"/>
    </w:p>
    <w:p w14:paraId="43C42B8E" w14:textId="77777777" w:rsidR="008B767B" w:rsidRDefault="00E13715">
      <w:pPr>
        <w:pStyle w:val="Paragraphedeliste"/>
        <w:numPr>
          <w:ilvl w:val="0"/>
          <w:numId w:val="1"/>
        </w:numPr>
        <w:tabs>
          <w:tab w:val="left" w:pos="334"/>
        </w:tabs>
        <w:rPr>
          <w:sz w:val="20"/>
        </w:rPr>
      </w:pPr>
      <w:proofErr w:type="gramStart"/>
      <w:r>
        <w:rPr>
          <w:sz w:val="20"/>
        </w:rPr>
        <w:t>l’opérateur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gratte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zone</w:t>
      </w:r>
      <w:r>
        <w:rPr>
          <w:spacing w:val="-6"/>
          <w:sz w:val="20"/>
        </w:rPr>
        <w:t xml:space="preserve"> </w:t>
      </w:r>
      <w:r>
        <w:rPr>
          <w:sz w:val="20"/>
        </w:rPr>
        <w:t>cervicale</w:t>
      </w:r>
      <w:r>
        <w:rPr>
          <w:spacing w:val="-7"/>
          <w:sz w:val="20"/>
        </w:rPr>
        <w:t xml:space="preserve"> </w:t>
      </w:r>
      <w:r>
        <w:rPr>
          <w:sz w:val="20"/>
        </w:rPr>
        <w:t>SCM</w:t>
      </w:r>
      <w:r>
        <w:rPr>
          <w:spacing w:val="-7"/>
          <w:sz w:val="20"/>
        </w:rPr>
        <w:t xml:space="preserve"> </w:t>
      </w:r>
      <w:r>
        <w:rPr>
          <w:sz w:val="20"/>
        </w:rPr>
        <w:t>ou</w:t>
      </w:r>
      <w:r>
        <w:rPr>
          <w:spacing w:val="-7"/>
          <w:sz w:val="20"/>
        </w:rPr>
        <w:t xml:space="preserve"> </w:t>
      </w:r>
      <w:r>
        <w:rPr>
          <w:sz w:val="20"/>
        </w:rPr>
        <w:t>paraspinale</w:t>
      </w:r>
      <w:r>
        <w:rPr>
          <w:spacing w:val="-6"/>
          <w:sz w:val="20"/>
        </w:rPr>
        <w:t xml:space="preserve"> </w:t>
      </w:r>
      <w:r>
        <w:rPr>
          <w:sz w:val="20"/>
        </w:rPr>
        <w:t>postérieure</w:t>
      </w:r>
      <w:r>
        <w:rPr>
          <w:spacing w:val="-7"/>
          <w:sz w:val="20"/>
        </w:rPr>
        <w:t xml:space="preserve"> </w:t>
      </w:r>
      <w:r>
        <w:rPr>
          <w:sz w:val="20"/>
        </w:rPr>
        <w:t>ipsilatérale</w:t>
      </w:r>
      <w:r>
        <w:rPr>
          <w:spacing w:val="-7"/>
          <w:sz w:val="20"/>
        </w:rPr>
        <w:t xml:space="preserve"> </w:t>
      </w:r>
      <w:r>
        <w:rPr>
          <w:sz w:val="20"/>
        </w:rPr>
        <w:t>aux</w:t>
      </w:r>
      <w:r>
        <w:rPr>
          <w:spacing w:val="-6"/>
          <w:sz w:val="20"/>
        </w:rPr>
        <w:t xml:space="preserve"> </w:t>
      </w:r>
      <w:r>
        <w:rPr>
          <w:sz w:val="20"/>
        </w:rPr>
        <w:t>douleurs</w:t>
      </w:r>
    </w:p>
    <w:p w14:paraId="57C7BA48" w14:textId="77777777" w:rsidR="008B767B" w:rsidRDefault="00E13715">
      <w:pPr>
        <w:pStyle w:val="Paragraphedeliste"/>
        <w:numPr>
          <w:ilvl w:val="0"/>
          <w:numId w:val="1"/>
        </w:numPr>
        <w:tabs>
          <w:tab w:val="left" w:pos="334"/>
        </w:tabs>
        <w:rPr>
          <w:sz w:val="20"/>
        </w:rPr>
      </w:pPr>
      <w:proofErr w:type="gramStart"/>
      <w:r>
        <w:rPr>
          <w:sz w:val="20"/>
        </w:rPr>
        <w:t>reprise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mise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résistance</w:t>
      </w:r>
      <w:r>
        <w:rPr>
          <w:spacing w:val="-5"/>
          <w:sz w:val="20"/>
        </w:rPr>
        <w:t xml:space="preserve"> </w:t>
      </w:r>
      <w:r>
        <w:rPr>
          <w:sz w:val="20"/>
        </w:rPr>
        <w:t>des</w:t>
      </w:r>
      <w:r>
        <w:rPr>
          <w:spacing w:val="-5"/>
          <w:sz w:val="20"/>
        </w:rPr>
        <w:t xml:space="preserve"> </w:t>
      </w:r>
      <w:r>
        <w:rPr>
          <w:sz w:val="20"/>
        </w:rPr>
        <w:t>membres</w:t>
      </w:r>
      <w:r>
        <w:rPr>
          <w:spacing w:val="-5"/>
          <w:sz w:val="20"/>
        </w:rPr>
        <w:t xml:space="preserve"> </w:t>
      </w:r>
      <w:r>
        <w:rPr>
          <w:sz w:val="20"/>
        </w:rPr>
        <w:t>supérieurs</w:t>
      </w:r>
    </w:p>
    <w:p w14:paraId="244231E0" w14:textId="77777777" w:rsidR="008B767B" w:rsidRDefault="008B767B">
      <w:pPr>
        <w:pStyle w:val="Corpsdetexte"/>
        <w:rPr>
          <w:sz w:val="20"/>
        </w:rPr>
      </w:pPr>
    </w:p>
    <w:p w14:paraId="1A80306D" w14:textId="77777777" w:rsidR="008B767B" w:rsidRDefault="00E13715">
      <w:pPr>
        <w:pStyle w:val="Corpsdetexte"/>
        <w:spacing w:before="8"/>
        <w:rPr>
          <w:sz w:val="26"/>
        </w:rPr>
      </w:pPr>
      <w:r>
        <w:rPr>
          <w:noProof/>
          <w:lang w:eastAsia="fr-FR"/>
        </w:rPr>
        <w:drawing>
          <wp:anchor distT="0" distB="0" distL="0" distR="0" simplePos="0" relativeHeight="15" behindDoc="0" locked="0" layoutInCell="1" allowOverlap="1" wp14:anchorId="6D4C90AE" wp14:editId="2D574824">
            <wp:simplePos x="0" y="0"/>
            <wp:positionH relativeFrom="page">
              <wp:posOffset>689867</wp:posOffset>
            </wp:positionH>
            <wp:positionV relativeFrom="paragraph">
              <wp:posOffset>219729</wp:posOffset>
            </wp:positionV>
            <wp:extent cx="2058491" cy="2392299"/>
            <wp:effectExtent l="0" t="0" r="0" b="0"/>
            <wp:wrapTopAndBottom/>
            <wp:docPr id="2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491" cy="2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6" behindDoc="0" locked="0" layoutInCell="1" allowOverlap="1" wp14:anchorId="08775A55" wp14:editId="65D12CC5">
            <wp:simplePos x="0" y="0"/>
            <wp:positionH relativeFrom="page">
              <wp:posOffset>3180872</wp:posOffset>
            </wp:positionH>
            <wp:positionV relativeFrom="paragraph">
              <wp:posOffset>219729</wp:posOffset>
            </wp:positionV>
            <wp:extent cx="1565135" cy="2232279"/>
            <wp:effectExtent l="0" t="0" r="0" b="0"/>
            <wp:wrapTopAndBottom/>
            <wp:docPr id="3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135" cy="2232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751A" w14:textId="77777777" w:rsidR="008B767B" w:rsidRDefault="008B767B">
      <w:pPr>
        <w:pStyle w:val="Corpsdetexte"/>
        <w:spacing w:before="3"/>
        <w:rPr>
          <w:sz w:val="30"/>
        </w:rPr>
      </w:pPr>
    </w:p>
    <w:p w14:paraId="056F466F" w14:textId="77777777" w:rsidR="008B767B" w:rsidRDefault="00E13715">
      <w:pPr>
        <w:ind w:left="211"/>
        <w:rPr>
          <w:sz w:val="20"/>
        </w:rPr>
      </w:pPr>
      <w:r>
        <w:rPr>
          <w:sz w:val="20"/>
        </w:rPr>
        <w:t>Positif:</w:t>
      </w:r>
    </w:p>
    <w:p w14:paraId="18EDB797" w14:textId="77777777" w:rsidR="008B767B" w:rsidRDefault="00E13715">
      <w:pPr>
        <w:pStyle w:val="Paragraphedeliste"/>
        <w:numPr>
          <w:ilvl w:val="0"/>
          <w:numId w:val="1"/>
        </w:numPr>
        <w:tabs>
          <w:tab w:val="left" w:pos="334"/>
        </w:tabs>
        <w:rPr>
          <w:sz w:val="20"/>
        </w:rPr>
      </w:pPr>
      <w:proofErr w:type="gramStart"/>
      <w:r>
        <w:rPr>
          <w:sz w:val="20"/>
        </w:rPr>
        <w:t>perte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du</w:t>
      </w:r>
      <w:r>
        <w:rPr>
          <w:spacing w:val="-5"/>
          <w:sz w:val="20"/>
        </w:rPr>
        <w:t xml:space="preserve"> </w:t>
      </w:r>
      <w:r>
        <w:rPr>
          <w:sz w:val="20"/>
        </w:rPr>
        <w:t>tonus</w:t>
      </w:r>
      <w:r>
        <w:rPr>
          <w:spacing w:val="-5"/>
          <w:sz w:val="20"/>
        </w:rPr>
        <w:t xml:space="preserve"> </w:t>
      </w:r>
      <w:r>
        <w:rPr>
          <w:sz w:val="20"/>
        </w:rPr>
        <w:t>musculaire</w:t>
      </w:r>
      <w:r>
        <w:rPr>
          <w:spacing w:val="-6"/>
          <w:sz w:val="20"/>
        </w:rPr>
        <w:t xml:space="preserve"> </w:t>
      </w:r>
      <w:r>
        <w:rPr>
          <w:sz w:val="20"/>
        </w:rPr>
        <w:t>homolatérale</w:t>
      </w:r>
      <w:r>
        <w:rPr>
          <w:spacing w:val="-5"/>
          <w:sz w:val="20"/>
        </w:rPr>
        <w:t xml:space="preserve"> </w:t>
      </w:r>
      <w:r>
        <w:rPr>
          <w:sz w:val="20"/>
        </w:rPr>
        <w:t>à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lésion</w:t>
      </w:r>
    </w:p>
    <w:p w14:paraId="72A8D639" w14:textId="77777777" w:rsidR="008B767B" w:rsidRDefault="008B767B">
      <w:pPr>
        <w:pStyle w:val="Corpsdetexte"/>
      </w:pPr>
    </w:p>
    <w:p w14:paraId="522F35A7" w14:textId="77777777" w:rsidR="008B767B" w:rsidRDefault="00E13715">
      <w:pPr>
        <w:pStyle w:val="Titre1"/>
        <w:spacing w:before="179"/>
        <w:rPr>
          <w:u w:val="none"/>
        </w:rPr>
      </w:pPr>
      <w:r>
        <w:rPr>
          <w:w w:val="80"/>
          <w:u w:val="thick"/>
        </w:rPr>
        <w:t>Gold</w:t>
      </w:r>
      <w:r>
        <w:rPr>
          <w:spacing w:val="18"/>
          <w:w w:val="80"/>
          <w:u w:val="thick"/>
        </w:rPr>
        <w:t xml:space="preserve"> </w:t>
      </w:r>
      <w:r>
        <w:rPr>
          <w:w w:val="80"/>
          <w:u w:val="thick"/>
        </w:rPr>
        <w:t>Standard:</w:t>
      </w:r>
    </w:p>
    <w:p w14:paraId="782A25B3" w14:textId="77777777" w:rsidR="008B767B" w:rsidRDefault="008B767B">
      <w:pPr>
        <w:pStyle w:val="Corpsdetexte"/>
        <w:spacing w:before="10"/>
        <w:rPr>
          <w:rFonts w:ascii="Arial"/>
          <w:b/>
          <w:sz w:val="29"/>
        </w:rPr>
      </w:pPr>
    </w:p>
    <w:p w14:paraId="03F542A9" w14:textId="77777777" w:rsidR="008B767B" w:rsidRDefault="00E13715">
      <w:pPr>
        <w:pStyle w:val="Titre2"/>
        <w:ind w:left="211"/>
      </w:pPr>
      <w:r>
        <w:t>Examen clinique</w:t>
      </w:r>
    </w:p>
    <w:p w14:paraId="730AFFF8" w14:textId="77777777" w:rsidR="008B767B" w:rsidRDefault="008B767B">
      <w:pPr>
        <w:pStyle w:val="Corpsdetexte"/>
        <w:rPr>
          <w:rFonts w:ascii="Arial"/>
          <w:b/>
          <w:sz w:val="20"/>
        </w:rPr>
      </w:pPr>
    </w:p>
    <w:p w14:paraId="080ABE3D" w14:textId="77777777" w:rsidR="008B767B" w:rsidRDefault="008B767B">
      <w:pPr>
        <w:pStyle w:val="Corpsdetexte"/>
        <w:spacing w:before="4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0"/>
        <w:gridCol w:w="2960"/>
        <w:gridCol w:w="2760"/>
      </w:tblGrid>
      <w:tr w:rsidR="008B767B" w14:paraId="4B8F04FB" w14:textId="77777777">
        <w:trPr>
          <w:trHeight w:val="449"/>
        </w:trPr>
        <w:tc>
          <w:tcPr>
            <w:tcW w:w="5400" w:type="dxa"/>
          </w:tcPr>
          <w:p w14:paraId="1F30E86E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60" w:type="dxa"/>
          </w:tcPr>
          <w:p w14:paraId="32517544" w14:textId="77777777" w:rsidR="008B767B" w:rsidRDefault="00E13715">
            <w:pPr>
              <w:pStyle w:val="TableParagraph"/>
              <w:spacing w:before="118"/>
              <w:ind w:left="96"/>
              <w:rPr>
                <w:sz w:val="20"/>
              </w:rPr>
            </w:pPr>
            <w:r>
              <w:rPr>
                <w:sz w:val="20"/>
              </w:rPr>
              <w:t>Positif</w:t>
            </w:r>
          </w:p>
        </w:tc>
        <w:tc>
          <w:tcPr>
            <w:tcW w:w="2760" w:type="dxa"/>
          </w:tcPr>
          <w:p w14:paraId="7A0C791B" w14:textId="77777777" w:rsidR="008B767B" w:rsidRDefault="00E13715">
            <w:pPr>
              <w:pStyle w:val="TableParagraph"/>
              <w:spacing w:before="118"/>
              <w:ind w:left="91"/>
              <w:rPr>
                <w:sz w:val="20"/>
              </w:rPr>
            </w:pPr>
            <w:r>
              <w:rPr>
                <w:sz w:val="20"/>
              </w:rPr>
              <w:t>Négatif</w:t>
            </w:r>
          </w:p>
        </w:tc>
      </w:tr>
      <w:tr w:rsidR="008B767B" w14:paraId="22A8EDB5" w14:textId="77777777">
        <w:trPr>
          <w:trHeight w:val="430"/>
        </w:trPr>
        <w:tc>
          <w:tcPr>
            <w:tcW w:w="5400" w:type="dxa"/>
          </w:tcPr>
          <w:p w14:paraId="48BEFAE8" w14:textId="77777777" w:rsidR="008B767B" w:rsidRDefault="00E13715">
            <w:pPr>
              <w:pStyle w:val="TableParagraph"/>
              <w:spacing w:before="103"/>
              <w:ind w:left="96"/>
              <w:rPr>
                <w:sz w:val="20"/>
              </w:rPr>
            </w:pPr>
            <w:r>
              <w:rPr>
                <w:sz w:val="20"/>
              </w:rPr>
              <w:t>Douleurs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radiculaires</w:t>
            </w:r>
          </w:p>
        </w:tc>
        <w:tc>
          <w:tcPr>
            <w:tcW w:w="2960" w:type="dxa"/>
          </w:tcPr>
          <w:p w14:paraId="61AC7B6F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</w:tcPr>
          <w:p w14:paraId="31083368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B767B" w14:paraId="5E1B8298" w14:textId="77777777">
        <w:trPr>
          <w:trHeight w:val="430"/>
        </w:trPr>
        <w:tc>
          <w:tcPr>
            <w:tcW w:w="5400" w:type="dxa"/>
          </w:tcPr>
          <w:p w14:paraId="45B3F2D3" w14:textId="77777777" w:rsidR="008B767B" w:rsidRDefault="00E13715">
            <w:pPr>
              <w:pStyle w:val="TableParagraph"/>
              <w:spacing w:before="108"/>
              <w:ind w:left="96"/>
              <w:rPr>
                <w:sz w:val="20"/>
              </w:rPr>
            </w:pPr>
            <w:r>
              <w:rPr>
                <w:sz w:val="20"/>
              </w:rPr>
              <w:t>Abolition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ROT</w:t>
            </w:r>
          </w:p>
        </w:tc>
        <w:tc>
          <w:tcPr>
            <w:tcW w:w="2960" w:type="dxa"/>
          </w:tcPr>
          <w:p w14:paraId="237759BA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</w:tcPr>
          <w:p w14:paraId="34B9FC94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B767B" w14:paraId="757C348D" w14:textId="77777777">
        <w:trPr>
          <w:trHeight w:val="429"/>
        </w:trPr>
        <w:tc>
          <w:tcPr>
            <w:tcW w:w="5400" w:type="dxa"/>
          </w:tcPr>
          <w:p w14:paraId="606DF056" w14:textId="77777777" w:rsidR="008B767B" w:rsidRDefault="00E13715">
            <w:pPr>
              <w:pStyle w:val="TableParagraph"/>
              <w:spacing w:before="113"/>
              <w:ind w:left="96"/>
              <w:rPr>
                <w:sz w:val="20"/>
              </w:rPr>
            </w:pPr>
            <w:r>
              <w:rPr>
                <w:sz w:val="20"/>
              </w:rPr>
              <w:t>Paresthésies/engourdissements</w:t>
            </w:r>
          </w:p>
        </w:tc>
        <w:tc>
          <w:tcPr>
            <w:tcW w:w="2960" w:type="dxa"/>
          </w:tcPr>
          <w:p w14:paraId="74A9FB64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</w:tcPr>
          <w:p w14:paraId="381E179A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B767B" w14:paraId="6411742A" w14:textId="77777777">
        <w:trPr>
          <w:trHeight w:val="450"/>
        </w:trPr>
        <w:tc>
          <w:tcPr>
            <w:tcW w:w="5400" w:type="dxa"/>
          </w:tcPr>
          <w:p w14:paraId="38F8FB9C" w14:textId="77777777" w:rsidR="008B767B" w:rsidRDefault="00E13715">
            <w:pPr>
              <w:pStyle w:val="TableParagraph"/>
              <w:spacing w:before="118"/>
              <w:ind w:left="96"/>
              <w:rPr>
                <w:sz w:val="20"/>
              </w:rPr>
            </w:pPr>
            <w:r>
              <w:rPr>
                <w:sz w:val="20"/>
              </w:rPr>
              <w:t>Diminution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musculaire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(MRC)</w:t>
            </w:r>
          </w:p>
        </w:tc>
        <w:tc>
          <w:tcPr>
            <w:tcW w:w="2960" w:type="dxa"/>
          </w:tcPr>
          <w:p w14:paraId="42D96936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</w:tcPr>
          <w:p w14:paraId="29A618C8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B767B" w14:paraId="2184C56C" w14:textId="77777777">
        <w:trPr>
          <w:trHeight w:val="430"/>
        </w:trPr>
        <w:tc>
          <w:tcPr>
            <w:tcW w:w="5400" w:type="dxa"/>
          </w:tcPr>
          <w:p w14:paraId="0CA2625A" w14:textId="77777777" w:rsidR="008B767B" w:rsidRDefault="00E13715">
            <w:pPr>
              <w:pStyle w:val="TableParagraph"/>
              <w:spacing w:before="103"/>
              <w:ind w:left="96"/>
              <w:rPr>
                <w:sz w:val="20"/>
              </w:rPr>
            </w:pPr>
            <w:r>
              <w:rPr>
                <w:sz w:val="20"/>
              </w:rPr>
              <w:t>Signe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Hoffman</w:t>
            </w:r>
          </w:p>
        </w:tc>
        <w:tc>
          <w:tcPr>
            <w:tcW w:w="2960" w:type="dxa"/>
          </w:tcPr>
          <w:p w14:paraId="4CA3CA2C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</w:tcPr>
          <w:p w14:paraId="428FCBA8" w14:textId="77777777" w:rsidR="008B767B" w:rsidRDefault="008B76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D968E75" w14:textId="77777777" w:rsidR="008B767B" w:rsidRDefault="008B767B">
      <w:pPr>
        <w:pStyle w:val="Corpsdetexte"/>
        <w:rPr>
          <w:rFonts w:ascii="Arial"/>
          <w:b/>
          <w:sz w:val="26"/>
        </w:rPr>
      </w:pPr>
    </w:p>
    <w:p w14:paraId="13E4109F" w14:textId="77777777" w:rsidR="008B767B" w:rsidRDefault="00E13715">
      <w:pPr>
        <w:spacing w:before="175"/>
        <w:ind w:left="21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Lecture de l’IRM</w:t>
      </w:r>
    </w:p>
    <w:p w14:paraId="2F5E6FD1" w14:textId="77777777" w:rsidR="008B767B" w:rsidRDefault="008B767B">
      <w:pPr>
        <w:pStyle w:val="Corpsdetexte"/>
        <w:spacing w:before="2"/>
        <w:rPr>
          <w:rFonts w:ascii="Arial"/>
          <w:b/>
          <w:sz w:val="25"/>
        </w:rPr>
      </w:pPr>
    </w:p>
    <w:tbl>
      <w:tblPr>
        <w:tblStyle w:val="TableNormal"/>
        <w:tblW w:w="0" w:type="auto"/>
        <w:tblInd w:w="2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40"/>
        <w:gridCol w:w="2900"/>
        <w:gridCol w:w="2880"/>
      </w:tblGrid>
      <w:tr w:rsidR="008B767B" w14:paraId="7DA70387" w14:textId="77777777">
        <w:trPr>
          <w:trHeight w:val="409"/>
        </w:trPr>
        <w:tc>
          <w:tcPr>
            <w:tcW w:w="5340" w:type="dxa"/>
          </w:tcPr>
          <w:p w14:paraId="54F4666A" w14:textId="77777777" w:rsidR="008B767B" w:rsidRDefault="00E13715">
            <w:pPr>
              <w:pStyle w:val="TableParagraph"/>
              <w:spacing w:before="112"/>
              <w:ind w:left="101"/>
              <w:rPr>
                <w:sz w:val="18"/>
              </w:rPr>
            </w:pPr>
            <w:r>
              <w:rPr>
                <w:sz w:val="18"/>
              </w:rPr>
              <w:t xml:space="preserve">Lésions objectivée (concordance </w:t>
            </w:r>
            <w:proofErr w:type="spellStart"/>
            <w:r>
              <w:rPr>
                <w:sz w:val="18"/>
              </w:rPr>
              <w:t>radioclinique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900" w:type="dxa"/>
          </w:tcPr>
          <w:p w14:paraId="3F09C0E8" w14:textId="77777777" w:rsidR="008B767B" w:rsidRDefault="00E13715">
            <w:pPr>
              <w:pStyle w:val="TableParagraph"/>
              <w:spacing w:before="112"/>
              <w:ind w:left="1263" w:right="1246"/>
              <w:jc w:val="center"/>
              <w:rPr>
                <w:sz w:val="18"/>
              </w:rPr>
            </w:pPr>
            <w:r>
              <w:rPr>
                <w:sz w:val="18"/>
              </w:rPr>
              <w:t>OUI</w:t>
            </w:r>
          </w:p>
        </w:tc>
        <w:tc>
          <w:tcPr>
            <w:tcW w:w="2880" w:type="dxa"/>
          </w:tcPr>
          <w:p w14:paraId="743A5A4C" w14:textId="77777777" w:rsidR="008B767B" w:rsidRDefault="00E13715">
            <w:pPr>
              <w:pStyle w:val="TableParagraph"/>
              <w:spacing w:before="112"/>
              <w:ind w:left="1211" w:right="1199"/>
              <w:jc w:val="center"/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</w:tr>
    </w:tbl>
    <w:p w14:paraId="0B3F3DDE" w14:textId="77777777" w:rsidR="008B767B" w:rsidRDefault="008B767B">
      <w:pPr>
        <w:jc w:val="center"/>
        <w:rPr>
          <w:sz w:val="18"/>
        </w:rPr>
        <w:sectPr w:rsidR="008B767B">
          <w:pgSz w:w="11920" w:h="16840"/>
          <w:pgMar w:top="620" w:right="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13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00"/>
        <w:gridCol w:w="2640"/>
        <w:gridCol w:w="2660"/>
      </w:tblGrid>
      <w:tr w:rsidR="008B767B" w14:paraId="10E548F8" w14:textId="77777777">
        <w:trPr>
          <w:trHeight w:val="549"/>
        </w:trPr>
        <w:tc>
          <w:tcPr>
            <w:tcW w:w="3700" w:type="dxa"/>
          </w:tcPr>
          <w:p w14:paraId="14352FD0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40" w:type="dxa"/>
          </w:tcPr>
          <w:p w14:paraId="577800F3" w14:textId="77777777" w:rsidR="008B767B" w:rsidRDefault="00E13715">
            <w:pPr>
              <w:pStyle w:val="TableParagraph"/>
              <w:spacing w:before="110"/>
              <w:ind w:left="887" w:right="865"/>
              <w:jc w:val="center"/>
              <w:rPr>
                <w:sz w:val="30"/>
              </w:rPr>
            </w:pPr>
            <w:r>
              <w:rPr>
                <w:sz w:val="30"/>
              </w:rPr>
              <w:t>Positif</w:t>
            </w:r>
          </w:p>
        </w:tc>
        <w:tc>
          <w:tcPr>
            <w:tcW w:w="2660" w:type="dxa"/>
          </w:tcPr>
          <w:p w14:paraId="31C94192" w14:textId="77777777" w:rsidR="008B767B" w:rsidRDefault="00E13715">
            <w:pPr>
              <w:pStyle w:val="TableParagraph"/>
              <w:spacing w:before="110"/>
              <w:ind w:left="848"/>
              <w:rPr>
                <w:sz w:val="30"/>
              </w:rPr>
            </w:pPr>
            <w:r>
              <w:rPr>
                <w:sz w:val="30"/>
              </w:rPr>
              <w:t>Négatif</w:t>
            </w:r>
          </w:p>
        </w:tc>
      </w:tr>
      <w:tr w:rsidR="008B767B" w14:paraId="0F8529F6" w14:textId="77777777">
        <w:trPr>
          <w:trHeight w:val="550"/>
        </w:trPr>
        <w:tc>
          <w:tcPr>
            <w:tcW w:w="3700" w:type="dxa"/>
          </w:tcPr>
          <w:p w14:paraId="472D1E25" w14:textId="77777777" w:rsidR="008B767B" w:rsidRDefault="00E13715">
            <w:pPr>
              <w:pStyle w:val="TableParagraph"/>
              <w:spacing w:before="115"/>
              <w:ind w:left="96"/>
              <w:rPr>
                <w:sz w:val="30"/>
              </w:rPr>
            </w:pPr>
            <w:r>
              <w:rPr>
                <w:sz w:val="30"/>
              </w:rPr>
              <w:t>ULNT1</w:t>
            </w:r>
          </w:p>
        </w:tc>
        <w:tc>
          <w:tcPr>
            <w:tcW w:w="2640" w:type="dxa"/>
          </w:tcPr>
          <w:p w14:paraId="28EA594B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60" w:type="dxa"/>
          </w:tcPr>
          <w:p w14:paraId="417062A5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8B767B" w14:paraId="6C6F5629" w14:textId="77777777">
        <w:trPr>
          <w:trHeight w:val="570"/>
        </w:trPr>
        <w:tc>
          <w:tcPr>
            <w:tcW w:w="3700" w:type="dxa"/>
          </w:tcPr>
          <w:p w14:paraId="02A789EE" w14:textId="77777777" w:rsidR="008B767B" w:rsidRDefault="00E13715">
            <w:pPr>
              <w:pStyle w:val="TableParagraph"/>
              <w:spacing w:before="120"/>
              <w:ind w:left="96"/>
              <w:rPr>
                <w:sz w:val="30"/>
              </w:rPr>
            </w:pPr>
            <w:r>
              <w:rPr>
                <w:sz w:val="30"/>
              </w:rPr>
              <w:t>ULNT2a</w:t>
            </w:r>
          </w:p>
        </w:tc>
        <w:tc>
          <w:tcPr>
            <w:tcW w:w="2640" w:type="dxa"/>
          </w:tcPr>
          <w:p w14:paraId="70630E7B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60" w:type="dxa"/>
          </w:tcPr>
          <w:p w14:paraId="232F662B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8B767B" w14:paraId="26E2A195" w14:textId="77777777">
        <w:trPr>
          <w:trHeight w:val="550"/>
        </w:trPr>
        <w:tc>
          <w:tcPr>
            <w:tcW w:w="3700" w:type="dxa"/>
          </w:tcPr>
          <w:p w14:paraId="06495B3C" w14:textId="77777777" w:rsidR="008B767B" w:rsidRDefault="00E13715">
            <w:pPr>
              <w:pStyle w:val="TableParagraph"/>
              <w:spacing w:before="105"/>
              <w:ind w:left="96"/>
              <w:rPr>
                <w:sz w:val="30"/>
              </w:rPr>
            </w:pPr>
            <w:r>
              <w:rPr>
                <w:sz w:val="30"/>
              </w:rPr>
              <w:t>ULNT2b</w:t>
            </w:r>
          </w:p>
        </w:tc>
        <w:tc>
          <w:tcPr>
            <w:tcW w:w="2640" w:type="dxa"/>
          </w:tcPr>
          <w:p w14:paraId="473DB57C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60" w:type="dxa"/>
          </w:tcPr>
          <w:p w14:paraId="256821BA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8B767B" w14:paraId="3DC598D7" w14:textId="77777777">
        <w:trPr>
          <w:trHeight w:val="549"/>
        </w:trPr>
        <w:tc>
          <w:tcPr>
            <w:tcW w:w="3700" w:type="dxa"/>
          </w:tcPr>
          <w:p w14:paraId="5F5D8FC4" w14:textId="77777777" w:rsidR="008B767B" w:rsidRDefault="00E13715">
            <w:pPr>
              <w:pStyle w:val="TableParagraph"/>
              <w:spacing w:before="110"/>
              <w:ind w:left="96"/>
              <w:rPr>
                <w:sz w:val="30"/>
              </w:rPr>
            </w:pPr>
            <w:r>
              <w:rPr>
                <w:sz w:val="30"/>
              </w:rPr>
              <w:t>ULNT3</w:t>
            </w:r>
          </w:p>
        </w:tc>
        <w:tc>
          <w:tcPr>
            <w:tcW w:w="2640" w:type="dxa"/>
          </w:tcPr>
          <w:p w14:paraId="23614CB7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60" w:type="dxa"/>
          </w:tcPr>
          <w:p w14:paraId="66C8BB48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8B767B" w14:paraId="592788D0" w14:textId="77777777">
        <w:trPr>
          <w:trHeight w:val="550"/>
        </w:trPr>
        <w:tc>
          <w:tcPr>
            <w:tcW w:w="3700" w:type="dxa"/>
          </w:tcPr>
          <w:p w14:paraId="60854838" w14:textId="77777777" w:rsidR="008B767B" w:rsidRDefault="00E13715">
            <w:pPr>
              <w:pStyle w:val="TableParagraph"/>
              <w:spacing w:before="115"/>
              <w:ind w:left="96"/>
              <w:rPr>
                <w:sz w:val="30"/>
              </w:rPr>
            </w:pPr>
            <w:r>
              <w:rPr>
                <w:sz w:val="30"/>
              </w:rPr>
              <w:t>Scratch collapse test</w:t>
            </w:r>
          </w:p>
        </w:tc>
        <w:tc>
          <w:tcPr>
            <w:tcW w:w="2640" w:type="dxa"/>
          </w:tcPr>
          <w:p w14:paraId="74307D8F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60" w:type="dxa"/>
          </w:tcPr>
          <w:p w14:paraId="034DC267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8B767B" w14:paraId="2EFB0E33" w14:textId="77777777">
        <w:trPr>
          <w:trHeight w:val="570"/>
        </w:trPr>
        <w:tc>
          <w:tcPr>
            <w:tcW w:w="3700" w:type="dxa"/>
          </w:tcPr>
          <w:p w14:paraId="5CB87186" w14:textId="77777777" w:rsidR="008B767B" w:rsidRDefault="00E13715">
            <w:pPr>
              <w:pStyle w:val="TableParagraph"/>
              <w:spacing w:before="120"/>
              <w:ind w:left="96"/>
              <w:rPr>
                <w:sz w:val="30"/>
              </w:rPr>
            </w:pPr>
            <w:r>
              <w:rPr>
                <w:sz w:val="30"/>
              </w:rPr>
              <w:t>Gold Standard</w:t>
            </w:r>
          </w:p>
        </w:tc>
        <w:tc>
          <w:tcPr>
            <w:tcW w:w="2640" w:type="dxa"/>
          </w:tcPr>
          <w:p w14:paraId="2AE809FB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660" w:type="dxa"/>
          </w:tcPr>
          <w:p w14:paraId="22D3B608" w14:textId="77777777" w:rsidR="008B767B" w:rsidRDefault="008B767B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705C8454" w14:textId="77777777" w:rsidR="00E13715" w:rsidRDefault="00E13715"/>
    <w:sectPr w:rsidR="00E13715">
      <w:pgSz w:w="11920" w:h="16840"/>
      <w:pgMar w:top="1220" w:right="0" w:bottom="280" w:left="1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AJEUX Emma" w:date="2024-05-24T09:14:00Z" w:initials="BE">
    <w:p w14:paraId="4904E3D5" w14:textId="77777777" w:rsidR="0063415D" w:rsidRDefault="0063415D">
      <w:pPr>
        <w:pStyle w:val="Commentaire"/>
      </w:pPr>
      <w:r>
        <w:rPr>
          <w:rStyle w:val="Marquedecommentaire"/>
        </w:rPr>
        <w:annotationRef/>
      </w:r>
      <w:r>
        <w:t xml:space="preserve">De la performance diagnostique </w:t>
      </w:r>
    </w:p>
  </w:comment>
  <w:comment w:id="9" w:author="BAJEUX Emma" w:date="2024-05-24T09:15:00Z" w:initials="BE">
    <w:p w14:paraId="5BA53553" w14:textId="77777777" w:rsidR="0063415D" w:rsidRDefault="0063415D">
      <w:pPr>
        <w:pStyle w:val="Commentaire"/>
      </w:pPr>
      <w:r>
        <w:rPr>
          <w:rStyle w:val="Marquedecommentaire"/>
        </w:rPr>
        <w:annotationRef/>
      </w:r>
      <w:r>
        <w:t>Il faut choisir un test cf. CJP et calcul NSN</w:t>
      </w:r>
    </w:p>
    <w:p w14:paraId="6BFB8DE9" w14:textId="77777777" w:rsidR="0063415D" w:rsidRDefault="0063415D">
      <w:pPr>
        <w:pStyle w:val="Commentaire"/>
      </w:pPr>
      <w:r>
        <w:t xml:space="preserve">Vous pouvez prendre la </w:t>
      </w:r>
      <w:proofErr w:type="spellStart"/>
      <w:r>
        <w:t>Sp</w:t>
      </w:r>
      <w:proofErr w:type="spellEnd"/>
      <w:r>
        <w:t xml:space="preserve"> d’un des tests ULNT.</w:t>
      </w:r>
    </w:p>
  </w:comment>
  <w:comment w:id="26" w:author="BAJEUX Emma" w:date="2024-05-27T11:03:00Z" w:initials="BE">
    <w:p w14:paraId="71EC83AF" w14:textId="2AB49941" w:rsidR="0063415D" w:rsidRDefault="0063415D">
      <w:pPr>
        <w:pStyle w:val="Commentaire"/>
      </w:pPr>
      <w:r>
        <w:rPr>
          <w:rStyle w:val="Marquedecommentaire"/>
        </w:rPr>
        <w:annotationRef/>
      </w:r>
      <w:r>
        <w:t>En affichant le côté exploratoire de l’étude sans aucun a priori clinique ou scientifique on peut accepter de multiplier les tests</w:t>
      </w:r>
    </w:p>
    <w:p w14:paraId="6D68257B" w14:textId="7A2756CD" w:rsidR="0063415D" w:rsidRDefault="0063415D">
      <w:pPr>
        <w:pStyle w:val="Commentaire"/>
      </w:pPr>
      <w:r>
        <w:t>On ne va pas ajuster le risque alpha dans ce cadre</w:t>
      </w:r>
    </w:p>
  </w:comment>
  <w:comment w:id="48" w:author="BAJEUX Emma" w:date="2024-05-27T11:08:00Z" w:initials="BE">
    <w:p w14:paraId="2A9E77D7" w14:textId="51D2D8AD" w:rsidR="0063415D" w:rsidRDefault="0063415D">
      <w:pPr>
        <w:pStyle w:val="Commentaire"/>
      </w:pPr>
      <w:r>
        <w:rPr>
          <w:rStyle w:val="Marquedecommentaire"/>
        </w:rPr>
        <w:annotationRef/>
      </w:r>
      <w:r>
        <w:t>Je prendrais uniquement le GS 2….</w:t>
      </w:r>
    </w:p>
    <w:p w14:paraId="20CF48E1" w14:textId="56AF8DD1" w:rsidR="0063415D" w:rsidRDefault="0063415D">
      <w:pPr>
        <w:pStyle w:val="Commentaire"/>
      </w:pPr>
      <w:r>
        <w:t>CF. com ci-dessous</w:t>
      </w:r>
    </w:p>
  </w:comment>
  <w:comment w:id="67" w:author="BAJEUX Emma" w:date="2024-05-27T11:15:00Z" w:initials="BE">
    <w:p w14:paraId="34E6799A" w14:textId="28A03180" w:rsidR="00327D9A" w:rsidRDefault="00327D9A">
      <w:pPr>
        <w:pStyle w:val="Commentaire"/>
      </w:pPr>
      <w:r>
        <w:rPr>
          <w:rStyle w:val="Marquedecommentaire"/>
        </w:rPr>
        <w:annotationRef/>
      </w:r>
      <w:r>
        <w:t xml:space="preserve">La case doute ne peut pas exister si vous décidez de le considérer comme GS. L’idée est de considérer le </w:t>
      </w:r>
      <w:proofErr w:type="spellStart"/>
      <w:r>
        <w:t>diag</w:t>
      </w:r>
      <w:proofErr w:type="spellEnd"/>
      <w:r>
        <w:t xml:space="preserve"> + si vous le traitez comme NCB même si doute</w:t>
      </w:r>
    </w:p>
  </w:comment>
  <w:comment w:id="70" w:author="BAJEUX Emma" w:date="2024-05-27T11:04:00Z" w:initials="BE">
    <w:p w14:paraId="5239DFF9" w14:textId="3C4F5844" w:rsidR="0063415D" w:rsidRDefault="0063415D">
      <w:pPr>
        <w:pStyle w:val="Commentaire"/>
      </w:pPr>
      <w:r>
        <w:rPr>
          <w:rStyle w:val="Marquedecommentaire"/>
        </w:rPr>
        <w:annotationRef/>
      </w:r>
      <w:r>
        <w:t>J’ai réfléchi et 2 solutions :</w:t>
      </w:r>
    </w:p>
    <w:p w14:paraId="4AF9FF65" w14:textId="73C7A599" w:rsidR="0063415D" w:rsidRDefault="0063415D">
      <w:pPr>
        <w:pStyle w:val="Commentaire"/>
      </w:pPr>
    </w:p>
    <w:p w14:paraId="4D28CB9A" w14:textId="48CA8029" w:rsidR="0063415D" w:rsidRDefault="0063415D" w:rsidP="0063415D">
      <w:pPr>
        <w:pStyle w:val="Commentaire"/>
        <w:numPr>
          <w:ilvl w:val="0"/>
          <w:numId w:val="11"/>
        </w:numPr>
      </w:pPr>
      <w:r>
        <w:t xml:space="preserve">Vous gardez le gold standard </w:t>
      </w:r>
      <w:proofErr w:type="spellStart"/>
      <w:r>
        <w:t>clinico</w:t>
      </w:r>
      <w:proofErr w:type="spellEnd"/>
      <w:r>
        <w:t xml:space="preserve">-radio qui a des failles. Comme ils l’on fait dans la </w:t>
      </w:r>
      <w:proofErr w:type="spellStart"/>
      <w:r>
        <w:t>publi</w:t>
      </w:r>
      <w:proofErr w:type="spellEnd"/>
      <w:r>
        <w:t xml:space="preserve"> de </w:t>
      </w:r>
      <w:proofErr w:type="spellStart"/>
      <w:r>
        <w:t>Sleijer</w:t>
      </w:r>
      <w:proofErr w:type="spellEnd"/>
      <w:r>
        <w:t xml:space="preserve">. Mais vous pourrez uniquement conclure que vos nouveaux tests ne font pas moins bien que le </w:t>
      </w:r>
      <w:proofErr w:type="spellStart"/>
      <w:r>
        <w:t>diag</w:t>
      </w:r>
      <w:proofErr w:type="spellEnd"/>
      <w:r>
        <w:t xml:space="preserve"> </w:t>
      </w:r>
      <w:proofErr w:type="spellStart"/>
      <w:r>
        <w:t>clinico</w:t>
      </w:r>
      <w:proofErr w:type="spellEnd"/>
      <w:r>
        <w:t>-radio.</w:t>
      </w:r>
    </w:p>
    <w:p w14:paraId="1BA388DA" w14:textId="5D2153DD" w:rsidR="0063415D" w:rsidRDefault="0063415D" w:rsidP="0063415D">
      <w:pPr>
        <w:pStyle w:val="Commentaire"/>
        <w:ind w:left="720"/>
      </w:pPr>
    </w:p>
    <w:p w14:paraId="629B1AC7" w14:textId="7E1945FA" w:rsidR="0063415D" w:rsidRDefault="0063415D" w:rsidP="0063415D">
      <w:pPr>
        <w:pStyle w:val="Commentaire"/>
        <w:numPr>
          <w:ilvl w:val="0"/>
          <w:numId w:val="11"/>
        </w:numPr>
      </w:pPr>
      <w:r>
        <w:t xml:space="preserve">Vous prenez un gold standard qui en est vraiment un, plus solide. Par exemple, mais à revoir avec vous en intégrant la réponse clinique au traitement (infiltration et ou geste </w:t>
      </w:r>
      <w:proofErr w:type="spellStart"/>
      <w:r>
        <w:t>chir</w:t>
      </w:r>
      <w:proofErr w:type="spellEnd"/>
      <w:r>
        <w:t xml:space="preserve">). Et là vous pouvez démontrer que vos tests font potentiellement mieux que le </w:t>
      </w:r>
      <w:proofErr w:type="spellStart"/>
      <w:r>
        <w:t>diag</w:t>
      </w:r>
      <w:proofErr w:type="spellEnd"/>
      <w:r>
        <w:t xml:space="preserve"> </w:t>
      </w:r>
      <w:proofErr w:type="spellStart"/>
      <w:r>
        <w:t>clinico</w:t>
      </w:r>
      <w:proofErr w:type="spellEnd"/>
      <w:r>
        <w:t>-radio. En mettant en avant les éventuels FP par exemple.</w:t>
      </w:r>
    </w:p>
    <w:p w14:paraId="1F29B1BA" w14:textId="77777777" w:rsidR="0063415D" w:rsidRDefault="0063415D" w:rsidP="0063415D">
      <w:pPr>
        <w:pStyle w:val="Commentaire"/>
        <w:ind w:left="360"/>
      </w:pPr>
    </w:p>
  </w:comment>
  <w:comment w:id="141" w:author="BAJEUX Emma" w:date="2024-05-24T09:25:00Z" w:initials="BE">
    <w:p w14:paraId="6EAA7A56" w14:textId="77777777" w:rsidR="0063415D" w:rsidRDefault="0063415D">
      <w:pPr>
        <w:pStyle w:val="Commentaire"/>
      </w:pPr>
      <w:r>
        <w:rPr>
          <w:rStyle w:val="Marquedecommentaire"/>
        </w:rPr>
        <w:annotationRef/>
      </w:r>
      <w:r>
        <w:t>Vous excluez les patients déjà infiltrés ?</w:t>
      </w:r>
    </w:p>
  </w:comment>
  <w:comment w:id="143" w:author="BAJEUX Emma" w:date="2024-05-27T11:17:00Z" w:initials="BE">
    <w:p w14:paraId="3E2A1BA5" w14:textId="77777777" w:rsidR="00327D9A" w:rsidRDefault="00327D9A">
      <w:pPr>
        <w:pStyle w:val="Commentaire"/>
      </w:pPr>
      <w:r>
        <w:rPr>
          <w:rStyle w:val="Marquedecommentaire"/>
        </w:rPr>
        <w:annotationRef/>
      </w:r>
      <w:r>
        <w:t xml:space="preserve">Le pb c’est que le </w:t>
      </w:r>
      <w:proofErr w:type="spellStart"/>
      <w:r>
        <w:t>diag</w:t>
      </w:r>
      <w:proofErr w:type="spellEnd"/>
      <w:r>
        <w:t xml:space="preserve"> </w:t>
      </w:r>
      <w:proofErr w:type="spellStart"/>
      <w:r>
        <w:t>clinico</w:t>
      </w:r>
      <w:proofErr w:type="spellEnd"/>
      <w:r>
        <w:t>-imagerie va être posé sans aveugle du résultat des tests !</w:t>
      </w:r>
    </w:p>
    <w:p w14:paraId="7DFB4E2E" w14:textId="77777777" w:rsidR="00327D9A" w:rsidRDefault="00327D9A">
      <w:pPr>
        <w:pStyle w:val="Commentaire"/>
      </w:pPr>
      <w:r>
        <w:t>L’aveugle marche dans un sens mais pas dans l’autre…</w:t>
      </w:r>
    </w:p>
    <w:p w14:paraId="06FD593A" w14:textId="3926C6C3" w:rsidR="00327D9A" w:rsidRDefault="00327D9A">
      <w:pPr>
        <w:pStyle w:val="Commentaire"/>
      </w:pPr>
      <w:r>
        <w:t>2 solutions :</w:t>
      </w:r>
    </w:p>
    <w:p w14:paraId="1FA3F345" w14:textId="20FCA39B" w:rsidR="00327D9A" w:rsidRDefault="00327D9A" w:rsidP="00327D9A">
      <w:pPr>
        <w:pStyle w:val="Commentaire"/>
        <w:numPr>
          <w:ilvl w:val="0"/>
          <w:numId w:val="11"/>
        </w:numPr>
      </w:pPr>
      <w:r>
        <w:t xml:space="preserve">On considère que les nouveaux </w:t>
      </w:r>
      <w:proofErr w:type="spellStart"/>
      <w:r>
        <w:t>testes</w:t>
      </w:r>
      <w:proofErr w:type="spellEnd"/>
      <w:r>
        <w:t xml:space="preserve"> sont tellement standardisés qu’ils sont effectués de façon objective et qu’ils peuvent donc être fait après la </w:t>
      </w:r>
      <w:proofErr w:type="spellStart"/>
      <w:r>
        <w:t>cs</w:t>
      </w:r>
      <w:proofErr w:type="spellEnd"/>
      <w:r>
        <w:t xml:space="preserve">, après avoir posé ou non le </w:t>
      </w:r>
      <w:proofErr w:type="spellStart"/>
      <w:r>
        <w:t>diag</w:t>
      </w:r>
      <w:proofErr w:type="spellEnd"/>
      <w:r>
        <w:t xml:space="preserve"> de NCB</w:t>
      </w:r>
    </w:p>
    <w:p w14:paraId="171D399E" w14:textId="0D43D4B5" w:rsidR="00327D9A" w:rsidRDefault="00327D9A" w:rsidP="00327D9A">
      <w:pPr>
        <w:pStyle w:val="Commentaire"/>
        <w:numPr>
          <w:ilvl w:val="0"/>
          <w:numId w:val="11"/>
        </w:numPr>
      </w:pPr>
      <w:r>
        <w:t>Ils sont faits en amont mais par un évaluateur extérieur : l’idéal ++ mais faisable ?</w:t>
      </w:r>
    </w:p>
    <w:p w14:paraId="7E43D0EF" w14:textId="0ABBE5CE" w:rsidR="00327D9A" w:rsidRDefault="00327D9A" w:rsidP="00327D9A">
      <w:pPr>
        <w:pStyle w:val="Commentaire"/>
        <w:ind w:left="360"/>
      </w:pPr>
      <w:r>
        <w:t>Comme ça chaque évaluation est en aveugle de l’autre</w:t>
      </w:r>
    </w:p>
    <w:p w14:paraId="100842E2" w14:textId="77777777" w:rsidR="00327D9A" w:rsidRDefault="00327D9A">
      <w:pPr>
        <w:pStyle w:val="Commentaire"/>
      </w:pPr>
    </w:p>
    <w:p w14:paraId="745EB3AF" w14:textId="4054CB4E" w:rsidR="00327D9A" w:rsidRDefault="00327D9A">
      <w:pPr>
        <w:pStyle w:val="Commentaire"/>
      </w:pPr>
      <w:r>
        <w:t> </w:t>
      </w:r>
    </w:p>
    <w:p w14:paraId="6D311E9A" w14:textId="106FE5EC" w:rsidR="00327D9A" w:rsidRDefault="00327D9A">
      <w:pPr>
        <w:pStyle w:val="Commentaire"/>
      </w:pPr>
    </w:p>
    <w:p w14:paraId="2FD43879" w14:textId="7B873419" w:rsidR="00327D9A" w:rsidRDefault="00327D9A">
      <w:pPr>
        <w:pStyle w:val="Commentaire"/>
      </w:pPr>
    </w:p>
    <w:p w14:paraId="0CE6A17D" w14:textId="77777777" w:rsidR="00327D9A" w:rsidRDefault="00327D9A">
      <w:pPr>
        <w:pStyle w:val="Commentaire"/>
      </w:pPr>
    </w:p>
  </w:comment>
  <w:comment w:id="161" w:author="BAJEUX Emma" w:date="2024-05-24T11:03:00Z" w:initials="BE">
    <w:p w14:paraId="7306DD07" w14:textId="0B3C64E9" w:rsidR="0063415D" w:rsidRDefault="0063415D">
      <w:pPr>
        <w:pStyle w:val="Commentaire"/>
      </w:pPr>
      <w:r>
        <w:rPr>
          <w:rStyle w:val="Marquedecommentaire"/>
        </w:rPr>
        <w:annotationRef/>
      </w:r>
      <w:r>
        <w:t>A supprimer donc ?</w:t>
      </w:r>
    </w:p>
  </w:comment>
  <w:comment w:id="171" w:author="BAJEUX Emma" w:date="2024-05-24T11:34:00Z" w:initials="BE">
    <w:p w14:paraId="5C56FE39" w14:textId="419D17C4" w:rsidR="0063415D" w:rsidRPr="000A076D" w:rsidRDefault="0063415D">
      <w:pPr>
        <w:pStyle w:val="Commentaire"/>
      </w:pPr>
      <w:r>
        <w:rPr>
          <w:rStyle w:val="Marquedecommentaire"/>
        </w:rPr>
        <w:annotationRef/>
      </w:r>
      <w:r w:rsidRPr="000A076D">
        <w:t>Ils recueillent ces données dans les papiers, pas vous</w:t>
      </w:r>
      <w:r>
        <w:t> ?</w:t>
      </w:r>
    </w:p>
    <w:p w14:paraId="5F721667" w14:textId="77777777" w:rsidR="0063415D" w:rsidRPr="000A076D" w:rsidRDefault="0063415D">
      <w:pPr>
        <w:pStyle w:val="Commentaire"/>
      </w:pPr>
    </w:p>
    <w:p w14:paraId="4558814F" w14:textId="1063CB11" w:rsidR="0063415D" w:rsidRPr="000A076D" w:rsidRDefault="0063415D">
      <w:pPr>
        <w:pStyle w:val="Commentaire"/>
        <w:rPr>
          <w:lang w:val="en-US"/>
        </w:rPr>
      </w:pPr>
      <w:r w:rsidRPr="00327D9A">
        <w:t xml:space="preserve">Common interview items, </w:t>
      </w:r>
      <w:proofErr w:type="spellStart"/>
      <w:r w:rsidRPr="00327D9A">
        <w:t>such</w:t>
      </w:r>
      <w:proofErr w:type="spellEnd"/>
      <w:r w:rsidRPr="00327D9A">
        <w:t xml:space="preserve"> as the </w:t>
      </w:r>
      <w:proofErr w:type="spellStart"/>
      <w:r w:rsidRPr="00327D9A">
        <w:t>duratio</w:t>
      </w:r>
      <w:proofErr w:type="spellEnd"/>
      <w:r w:rsidRPr="000A076D">
        <w:rPr>
          <w:lang w:val="en-US"/>
        </w:rPr>
        <w:t xml:space="preserve">n of symptoms, presence and intensity of neck and arm pain, provocation or reduction of symptoms with specific movements of the neck or arm, and the presence of </w:t>
      </w:r>
      <w:proofErr w:type="spellStart"/>
      <w:r w:rsidRPr="000A076D">
        <w:rPr>
          <w:lang w:val="en-US"/>
        </w:rPr>
        <w:t>paraesthesia</w:t>
      </w:r>
      <w:proofErr w:type="spellEnd"/>
      <w:r w:rsidRPr="000A076D">
        <w:rPr>
          <w:lang w:val="en-US"/>
        </w:rPr>
        <w:t>, numbness and muscle weakness were included.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04E3D5" w15:done="0"/>
  <w15:commentEx w15:paraId="6BFB8DE9" w15:done="0"/>
  <w15:commentEx w15:paraId="6D68257B" w15:done="0"/>
  <w15:commentEx w15:paraId="20CF48E1" w15:done="0"/>
  <w15:commentEx w15:paraId="34E6799A" w15:done="0"/>
  <w15:commentEx w15:paraId="1F29B1BA" w15:done="0"/>
  <w15:commentEx w15:paraId="6EAA7A56" w15:done="0"/>
  <w15:commentEx w15:paraId="0CE6A17D" w15:done="0"/>
  <w15:commentEx w15:paraId="7306DD07" w15:done="0"/>
  <w15:commentEx w15:paraId="4558814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04E3D5" w16cid:durableId="4904E3D5"/>
  <w16cid:commentId w16cid:paraId="6BFB8DE9" w16cid:durableId="6BFB8DE9"/>
  <w16cid:commentId w16cid:paraId="6D68257B" w16cid:durableId="6D68257B"/>
  <w16cid:commentId w16cid:paraId="20CF48E1" w16cid:durableId="20CF48E1"/>
  <w16cid:commentId w16cid:paraId="34E6799A" w16cid:durableId="34E6799A"/>
  <w16cid:commentId w16cid:paraId="1F29B1BA" w16cid:durableId="1F29B1BA"/>
  <w16cid:commentId w16cid:paraId="6EAA7A56" w16cid:durableId="6EAA7A56"/>
  <w16cid:commentId w16cid:paraId="0CE6A17D" w16cid:durableId="0CE6A17D"/>
  <w16cid:commentId w16cid:paraId="7306DD07" w16cid:durableId="7306DD07"/>
  <w16cid:commentId w16cid:paraId="4558814F" w16cid:durableId="455881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45"/>
    <w:multiLevelType w:val="hybridMultilevel"/>
    <w:tmpl w:val="6688D818"/>
    <w:lvl w:ilvl="0" w:tplc="A46091BE">
      <w:start w:val="1"/>
      <w:numFmt w:val="decimal"/>
      <w:lvlText w:val="%1-"/>
      <w:lvlJc w:val="left"/>
      <w:pPr>
        <w:ind w:left="444" w:hanging="234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fr-FR" w:eastAsia="en-US" w:bidi="ar-SA"/>
      </w:rPr>
    </w:lvl>
    <w:lvl w:ilvl="1" w:tplc="C008AD8C">
      <w:numFmt w:val="bullet"/>
      <w:lvlText w:val="•"/>
      <w:lvlJc w:val="left"/>
      <w:pPr>
        <w:ind w:left="1570" w:hanging="234"/>
      </w:pPr>
      <w:rPr>
        <w:rFonts w:hint="default"/>
        <w:lang w:val="fr-FR" w:eastAsia="en-US" w:bidi="ar-SA"/>
      </w:rPr>
    </w:lvl>
    <w:lvl w:ilvl="2" w:tplc="7B5CD8D0">
      <w:numFmt w:val="bullet"/>
      <w:lvlText w:val="•"/>
      <w:lvlJc w:val="left"/>
      <w:pPr>
        <w:ind w:left="2700" w:hanging="234"/>
      </w:pPr>
      <w:rPr>
        <w:rFonts w:hint="default"/>
        <w:lang w:val="fr-FR" w:eastAsia="en-US" w:bidi="ar-SA"/>
      </w:rPr>
    </w:lvl>
    <w:lvl w:ilvl="3" w:tplc="4A02B34C">
      <w:numFmt w:val="bullet"/>
      <w:lvlText w:val="•"/>
      <w:lvlJc w:val="left"/>
      <w:pPr>
        <w:ind w:left="3830" w:hanging="234"/>
      </w:pPr>
      <w:rPr>
        <w:rFonts w:hint="default"/>
        <w:lang w:val="fr-FR" w:eastAsia="en-US" w:bidi="ar-SA"/>
      </w:rPr>
    </w:lvl>
    <w:lvl w:ilvl="4" w:tplc="0CE05F84">
      <w:numFmt w:val="bullet"/>
      <w:lvlText w:val="•"/>
      <w:lvlJc w:val="left"/>
      <w:pPr>
        <w:ind w:left="4960" w:hanging="234"/>
      </w:pPr>
      <w:rPr>
        <w:rFonts w:hint="default"/>
        <w:lang w:val="fr-FR" w:eastAsia="en-US" w:bidi="ar-SA"/>
      </w:rPr>
    </w:lvl>
    <w:lvl w:ilvl="5" w:tplc="CC649304">
      <w:numFmt w:val="bullet"/>
      <w:lvlText w:val="•"/>
      <w:lvlJc w:val="left"/>
      <w:pPr>
        <w:ind w:left="6090" w:hanging="234"/>
      </w:pPr>
      <w:rPr>
        <w:rFonts w:hint="default"/>
        <w:lang w:val="fr-FR" w:eastAsia="en-US" w:bidi="ar-SA"/>
      </w:rPr>
    </w:lvl>
    <w:lvl w:ilvl="6" w:tplc="9078D456">
      <w:numFmt w:val="bullet"/>
      <w:lvlText w:val="•"/>
      <w:lvlJc w:val="left"/>
      <w:pPr>
        <w:ind w:left="7220" w:hanging="234"/>
      </w:pPr>
      <w:rPr>
        <w:rFonts w:hint="default"/>
        <w:lang w:val="fr-FR" w:eastAsia="en-US" w:bidi="ar-SA"/>
      </w:rPr>
    </w:lvl>
    <w:lvl w:ilvl="7" w:tplc="6248F8E2">
      <w:numFmt w:val="bullet"/>
      <w:lvlText w:val="•"/>
      <w:lvlJc w:val="left"/>
      <w:pPr>
        <w:ind w:left="8350" w:hanging="234"/>
      </w:pPr>
      <w:rPr>
        <w:rFonts w:hint="default"/>
        <w:lang w:val="fr-FR" w:eastAsia="en-US" w:bidi="ar-SA"/>
      </w:rPr>
    </w:lvl>
    <w:lvl w:ilvl="8" w:tplc="ACD027A6">
      <w:numFmt w:val="bullet"/>
      <w:lvlText w:val="•"/>
      <w:lvlJc w:val="left"/>
      <w:pPr>
        <w:ind w:left="9480" w:hanging="234"/>
      </w:pPr>
      <w:rPr>
        <w:rFonts w:hint="default"/>
        <w:lang w:val="fr-FR" w:eastAsia="en-US" w:bidi="ar-SA"/>
      </w:rPr>
    </w:lvl>
  </w:abstractNum>
  <w:abstractNum w:abstractNumId="1" w15:restartNumberingAfterBreak="0">
    <w:nsid w:val="05BB01BF"/>
    <w:multiLevelType w:val="hybridMultilevel"/>
    <w:tmpl w:val="36B660D4"/>
    <w:lvl w:ilvl="0" w:tplc="1C6A5CA2">
      <w:start w:val="1"/>
      <w:numFmt w:val="decimal"/>
      <w:lvlText w:val="%1."/>
      <w:lvlJc w:val="left"/>
      <w:pPr>
        <w:ind w:left="472" w:hanging="202"/>
      </w:pPr>
      <w:rPr>
        <w:rFonts w:ascii="Arial MT" w:eastAsia="Arial MT" w:hAnsi="Arial MT" w:cs="Arial MT" w:hint="default"/>
        <w:w w:val="82"/>
        <w:sz w:val="22"/>
        <w:szCs w:val="22"/>
        <w:lang w:val="fr-FR" w:eastAsia="en-US" w:bidi="ar-SA"/>
      </w:rPr>
    </w:lvl>
    <w:lvl w:ilvl="1" w:tplc="1556EE6A">
      <w:numFmt w:val="bullet"/>
      <w:lvlText w:val="☐"/>
      <w:lvlJc w:val="left"/>
      <w:pPr>
        <w:ind w:left="1581" w:hanging="276"/>
      </w:pPr>
      <w:rPr>
        <w:rFonts w:ascii="MS PGothic" w:eastAsia="MS PGothic" w:hAnsi="MS PGothic" w:cs="MS PGothic" w:hint="default"/>
        <w:w w:val="100"/>
        <w:sz w:val="22"/>
        <w:szCs w:val="22"/>
        <w:lang w:val="fr-FR" w:eastAsia="en-US" w:bidi="ar-SA"/>
      </w:rPr>
    </w:lvl>
    <w:lvl w:ilvl="2" w:tplc="E9ACF28E">
      <w:numFmt w:val="bullet"/>
      <w:lvlText w:val="•"/>
      <w:lvlJc w:val="left"/>
      <w:pPr>
        <w:ind w:left="2708" w:hanging="276"/>
      </w:pPr>
      <w:rPr>
        <w:rFonts w:hint="default"/>
        <w:lang w:val="fr-FR" w:eastAsia="en-US" w:bidi="ar-SA"/>
      </w:rPr>
    </w:lvl>
    <w:lvl w:ilvl="3" w:tplc="D812A358">
      <w:numFmt w:val="bullet"/>
      <w:lvlText w:val="•"/>
      <w:lvlJc w:val="left"/>
      <w:pPr>
        <w:ind w:left="3837" w:hanging="276"/>
      </w:pPr>
      <w:rPr>
        <w:rFonts w:hint="default"/>
        <w:lang w:val="fr-FR" w:eastAsia="en-US" w:bidi="ar-SA"/>
      </w:rPr>
    </w:lvl>
    <w:lvl w:ilvl="4" w:tplc="F6D25CA4">
      <w:numFmt w:val="bullet"/>
      <w:lvlText w:val="•"/>
      <w:lvlJc w:val="left"/>
      <w:pPr>
        <w:ind w:left="4966" w:hanging="276"/>
      </w:pPr>
      <w:rPr>
        <w:rFonts w:hint="default"/>
        <w:lang w:val="fr-FR" w:eastAsia="en-US" w:bidi="ar-SA"/>
      </w:rPr>
    </w:lvl>
    <w:lvl w:ilvl="5" w:tplc="8804A7BC">
      <w:numFmt w:val="bullet"/>
      <w:lvlText w:val="•"/>
      <w:lvlJc w:val="left"/>
      <w:pPr>
        <w:ind w:left="6095" w:hanging="276"/>
      </w:pPr>
      <w:rPr>
        <w:rFonts w:hint="default"/>
        <w:lang w:val="fr-FR" w:eastAsia="en-US" w:bidi="ar-SA"/>
      </w:rPr>
    </w:lvl>
    <w:lvl w:ilvl="6" w:tplc="4CA85EE0">
      <w:numFmt w:val="bullet"/>
      <w:lvlText w:val="•"/>
      <w:lvlJc w:val="left"/>
      <w:pPr>
        <w:ind w:left="7224" w:hanging="276"/>
      </w:pPr>
      <w:rPr>
        <w:rFonts w:hint="default"/>
        <w:lang w:val="fr-FR" w:eastAsia="en-US" w:bidi="ar-SA"/>
      </w:rPr>
    </w:lvl>
    <w:lvl w:ilvl="7" w:tplc="2CC4B702">
      <w:numFmt w:val="bullet"/>
      <w:lvlText w:val="•"/>
      <w:lvlJc w:val="left"/>
      <w:pPr>
        <w:ind w:left="8353" w:hanging="276"/>
      </w:pPr>
      <w:rPr>
        <w:rFonts w:hint="default"/>
        <w:lang w:val="fr-FR" w:eastAsia="en-US" w:bidi="ar-SA"/>
      </w:rPr>
    </w:lvl>
    <w:lvl w:ilvl="8" w:tplc="48C04276">
      <w:numFmt w:val="bullet"/>
      <w:lvlText w:val="•"/>
      <w:lvlJc w:val="left"/>
      <w:pPr>
        <w:ind w:left="9482" w:hanging="276"/>
      </w:pPr>
      <w:rPr>
        <w:rFonts w:hint="default"/>
        <w:lang w:val="fr-FR" w:eastAsia="en-US" w:bidi="ar-SA"/>
      </w:rPr>
    </w:lvl>
  </w:abstractNum>
  <w:abstractNum w:abstractNumId="2" w15:restartNumberingAfterBreak="0">
    <w:nsid w:val="11354D49"/>
    <w:multiLevelType w:val="hybridMultilevel"/>
    <w:tmpl w:val="64EAD15E"/>
    <w:lvl w:ilvl="0" w:tplc="7C64ACE4">
      <w:numFmt w:val="bullet"/>
      <w:lvlText w:val="●"/>
      <w:lvlJc w:val="left"/>
      <w:pPr>
        <w:ind w:left="1306" w:hanging="189"/>
      </w:pPr>
      <w:rPr>
        <w:rFonts w:hint="default"/>
        <w:w w:val="100"/>
        <w:lang w:val="fr-FR" w:eastAsia="en-US" w:bidi="ar-SA"/>
      </w:rPr>
    </w:lvl>
    <w:lvl w:ilvl="1" w:tplc="4A306AB2">
      <w:numFmt w:val="bullet"/>
      <w:lvlText w:val="•"/>
      <w:lvlJc w:val="left"/>
      <w:pPr>
        <w:ind w:left="2344" w:hanging="189"/>
      </w:pPr>
      <w:rPr>
        <w:rFonts w:hint="default"/>
        <w:lang w:val="fr-FR" w:eastAsia="en-US" w:bidi="ar-SA"/>
      </w:rPr>
    </w:lvl>
    <w:lvl w:ilvl="2" w:tplc="B7085814">
      <w:numFmt w:val="bullet"/>
      <w:lvlText w:val="•"/>
      <w:lvlJc w:val="left"/>
      <w:pPr>
        <w:ind w:left="3388" w:hanging="189"/>
      </w:pPr>
      <w:rPr>
        <w:rFonts w:hint="default"/>
        <w:lang w:val="fr-FR" w:eastAsia="en-US" w:bidi="ar-SA"/>
      </w:rPr>
    </w:lvl>
    <w:lvl w:ilvl="3" w:tplc="8EE0A4F6">
      <w:numFmt w:val="bullet"/>
      <w:lvlText w:val="•"/>
      <w:lvlJc w:val="left"/>
      <w:pPr>
        <w:ind w:left="4432" w:hanging="189"/>
      </w:pPr>
      <w:rPr>
        <w:rFonts w:hint="default"/>
        <w:lang w:val="fr-FR" w:eastAsia="en-US" w:bidi="ar-SA"/>
      </w:rPr>
    </w:lvl>
    <w:lvl w:ilvl="4" w:tplc="22C40AB2">
      <w:numFmt w:val="bullet"/>
      <w:lvlText w:val="•"/>
      <w:lvlJc w:val="left"/>
      <w:pPr>
        <w:ind w:left="5476" w:hanging="189"/>
      </w:pPr>
      <w:rPr>
        <w:rFonts w:hint="default"/>
        <w:lang w:val="fr-FR" w:eastAsia="en-US" w:bidi="ar-SA"/>
      </w:rPr>
    </w:lvl>
    <w:lvl w:ilvl="5" w:tplc="C518A8C8">
      <w:numFmt w:val="bullet"/>
      <w:lvlText w:val="•"/>
      <w:lvlJc w:val="left"/>
      <w:pPr>
        <w:ind w:left="6520" w:hanging="189"/>
      </w:pPr>
      <w:rPr>
        <w:rFonts w:hint="default"/>
        <w:lang w:val="fr-FR" w:eastAsia="en-US" w:bidi="ar-SA"/>
      </w:rPr>
    </w:lvl>
    <w:lvl w:ilvl="6" w:tplc="A052EFE4">
      <w:numFmt w:val="bullet"/>
      <w:lvlText w:val="•"/>
      <w:lvlJc w:val="left"/>
      <w:pPr>
        <w:ind w:left="7564" w:hanging="189"/>
      </w:pPr>
      <w:rPr>
        <w:rFonts w:hint="default"/>
        <w:lang w:val="fr-FR" w:eastAsia="en-US" w:bidi="ar-SA"/>
      </w:rPr>
    </w:lvl>
    <w:lvl w:ilvl="7" w:tplc="8D42A292">
      <w:numFmt w:val="bullet"/>
      <w:lvlText w:val="•"/>
      <w:lvlJc w:val="left"/>
      <w:pPr>
        <w:ind w:left="8608" w:hanging="189"/>
      </w:pPr>
      <w:rPr>
        <w:rFonts w:hint="default"/>
        <w:lang w:val="fr-FR" w:eastAsia="en-US" w:bidi="ar-SA"/>
      </w:rPr>
    </w:lvl>
    <w:lvl w:ilvl="8" w:tplc="679EAA32">
      <w:numFmt w:val="bullet"/>
      <w:lvlText w:val="•"/>
      <w:lvlJc w:val="left"/>
      <w:pPr>
        <w:ind w:left="9652" w:hanging="189"/>
      </w:pPr>
      <w:rPr>
        <w:rFonts w:hint="default"/>
        <w:lang w:val="fr-FR" w:eastAsia="en-US" w:bidi="ar-SA"/>
      </w:rPr>
    </w:lvl>
  </w:abstractNum>
  <w:abstractNum w:abstractNumId="3" w15:restartNumberingAfterBreak="0">
    <w:nsid w:val="19DD6D55"/>
    <w:multiLevelType w:val="hybridMultilevel"/>
    <w:tmpl w:val="45CE79AE"/>
    <w:lvl w:ilvl="0" w:tplc="040C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B112031"/>
    <w:multiLevelType w:val="hybridMultilevel"/>
    <w:tmpl w:val="3B601BBE"/>
    <w:lvl w:ilvl="0" w:tplc="040C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D156EA9"/>
    <w:multiLevelType w:val="hybridMultilevel"/>
    <w:tmpl w:val="3384B270"/>
    <w:lvl w:ilvl="0" w:tplc="DF1CBE6E">
      <w:numFmt w:val="bullet"/>
      <w:lvlText w:val="☐"/>
      <w:lvlJc w:val="left"/>
      <w:pPr>
        <w:ind w:left="542" w:hanging="287"/>
      </w:pPr>
      <w:rPr>
        <w:rFonts w:hint="default"/>
        <w:w w:val="100"/>
        <w:lang w:val="fr-FR" w:eastAsia="en-US" w:bidi="ar-SA"/>
      </w:rPr>
    </w:lvl>
    <w:lvl w:ilvl="1" w:tplc="2CCE2390">
      <w:numFmt w:val="bullet"/>
      <w:lvlText w:val="⇨"/>
      <w:lvlJc w:val="left"/>
      <w:pPr>
        <w:ind w:left="961" w:hanging="239"/>
      </w:pPr>
      <w:rPr>
        <w:rFonts w:ascii="Cambria Math" w:eastAsia="Cambria Math" w:hAnsi="Cambria Math" w:cs="Cambria Math" w:hint="default"/>
        <w:color w:val="FF0000"/>
        <w:w w:val="100"/>
        <w:sz w:val="22"/>
        <w:szCs w:val="22"/>
        <w:lang w:val="fr-FR" w:eastAsia="en-US" w:bidi="ar-SA"/>
      </w:rPr>
    </w:lvl>
    <w:lvl w:ilvl="2" w:tplc="C6229624">
      <w:numFmt w:val="bullet"/>
      <w:lvlText w:val="•"/>
      <w:lvlJc w:val="left"/>
      <w:pPr>
        <w:ind w:left="2157" w:hanging="239"/>
      </w:pPr>
      <w:rPr>
        <w:rFonts w:hint="default"/>
        <w:lang w:val="fr-FR" w:eastAsia="en-US" w:bidi="ar-SA"/>
      </w:rPr>
    </w:lvl>
    <w:lvl w:ilvl="3" w:tplc="51FC8F98">
      <w:numFmt w:val="bullet"/>
      <w:lvlText w:val="•"/>
      <w:lvlJc w:val="left"/>
      <w:pPr>
        <w:ind w:left="3355" w:hanging="239"/>
      </w:pPr>
      <w:rPr>
        <w:rFonts w:hint="default"/>
        <w:lang w:val="fr-FR" w:eastAsia="en-US" w:bidi="ar-SA"/>
      </w:rPr>
    </w:lvl>
    <w:lvl w:ilvl="4" w:tplc="284EAACE">
      <w:numFmt w:val="bullet"/>
      <w:lvlText w:val="•"/>
      <w:lvlJc w:val="left"/>
      <w:pPr>
        <w:ind w:left="4553" w:hanging="239"/>
      </w:pPr>
      <w:rPr>
        <w:rFonts w:hint="default"/>
        <w:lang w:val="fr-FR" w:eastAsia="en-US" w:bidi="ar-SA"/>
      </w:rPr>
    </w:lvl>
    <w:lvl w:ilvl="5" w:tplc="388CC482">
      <w:numFmt w:val="bullet"/>
      <w:lvlText w:val="•"/>
      <w:lvlJc w:val="left"/>
      <w:pPr>
        <w:ind w:left="5751" w:hanging="239"/>
      </w:pPr>
      <w:rPr>
        <w:rFonts w:hint="default"/>
        <w:lang w:val="fr-FR" w:eastAsia="en-US" w:bidi="ar-SA"/>
      </w:rPr>
    </w:lvl>
    <w:lvl w:ilvl="6" w:tplc="2D462616">
      <w:numFmt w:val="bullet"/>
      <w:lvlText w:val="•"/>
      <w:lvlJc w:val="left"/>
      <w:pPr>
        <w:ind w:left="6948" w:hanging="239"/>
      </w:pPr>
      <w:rPr>
        <w:rFonts w:hint="default"/>
        <w:lang w:val="fr-FR" w:eastAsia="en-US" w:bidi="ar-SA"/>
      </w:rPr>
    </w:lvl>
    <w:lvl w:ilvl="7" w:tplc="6AB8909E">
      <w:numFmt w:val="bullet"/>
      <w:lvlText w:val="•"/>
      <w:lvlJc w:val="left"/>
      <w:pPr>
        <w:ind w:left="8146" w:hanging="239"/>
      </w:pPr>
      <w:rPr>
        <w:rFonts w:hint="default"/>
        <w:lang w:val="fr-FR" w:eastAsia="en-US" w:bidi="ar-SA"/>
      </w:rPr>
    </w:lvl>
    <w:lvl w:ilvl="8" w:tplc="61CC2D1C">
      <w:numFmt w:val="bullet"/>
      <w:lvlText w:val="•"/>
      <w:lvlJc w:val="left"/>
      <w:pPr>
        <w:ind w:left="9344" w:hanging="239"/>
      </w:pPr>
      <w:rPr>
        <w:rFonts w:hint="default"/>
        <w:lang w:val="fr-FR" w:eastAsia="en-US" w:bidi="ar-SA"/>
      </w:rPr>
    </w:lvl>
  </w:abstractNum>
  <w:abstractNum w:abstractNumId="6" w15:restartNumberingAfterBreak="0">
    <w:nsid w:val="3D0E09B1"/>
    <w:multiLevelType w:val="hybridMultilevel"/>
    <w:tmpl w:val="164A9812"/>
    <w:lvl w:ilvl="0" w:tplc="75523F32">
      <w:numFmt w:val="bullet"/>
      <w:lvlText w:val="-"/>
      <w:lvlJc w:val="left"/>
      <w:pPr>
        <w:ind w:left="256" w:hanging="111"/>
      </w:pPr>
      <w:rPr>
        <w:rFonts w:hint="default"/>
        <w:w w:val="82"/>
        <w:lang w:val="fr-FR" w:eastAsia="en-US" w:bidi="ar-SA"/>
      </w:rPr>
    </w:lvl>
    <w:lvl w:ilvl="1" w:tplc="AC34F622">
      <w:numFmt w:val="bullet"/>
      <w:lvlText w:val="•"/>
      <w:lvlJc w:val="left"/>
      <w:pPr>
        <w:ind w:left="1408" w:hanging="111"/>
      </w:pPr>
      <w:rPr>
        <w:rFonts w:hint="default"/>
        <w:lang w:val="fr-FR" w:eastAsia="en-US" w:bidi="ar-SA"/>
      </w:rPr>
    </w:lvl>
    <w:lvl w:ilvl="2" w:tplc="007AA01E">
      <w:numFmt w:val="bullet"/>
      <w:lvlText w:val="•"/>
      <w:lvlJc w:val="left"/>
      <w:pPr>
        <w:ind w:left="2556" w:hanging="111"/>
      </w:pPr>
      <w:rPr>
        <w:rFonts w:hint="default"/>
        <w:lang w:val="fr-FR" w:eastAsia="en-US" w:bidi="ar-SA"/>
      </w:rPr>
    </w:lvl>
    <w:lvl w:ilvl="3" w:tplc="4076499C">
      <w:numFmt w:val="bullet"/>
      <w:lvlText w:val="•"/>
      <w:lvlJc w:val="left"/>
      <w:pPr>
        <w:ind w:left="3704" w:hanging="111"/>
      </w:pPr>
      <w:rPr>
        <w:rFonts w:hint="default"/>
        <w:lang w:val="fr-FR" w:eastAsia="en-US" w:bidi="ar-SA"/>
      </w:rPr>
    </w:lvl>
    <w:lvl w:ilvl="4" w:tplc="6124F5A8">
      <w:numFmt w:val="bullet"/>
      <w:lvlText w:val="•"/>
      <w:lvlJc w:val="left"/>
      <w:pPr>
        <w:ind w:left="4852" w:hanging="111"/>
      </w:pPr>
      <w:rPr>
        <w:rFonts w:hint="default"/>
        <w:lang w:val="fr-FR" w:eastAsia="en-US" w:bidi="ar-SA"/>
      </w:rPr>
    </w:lvl>
    <w:lvl w:ilvl="5" w:tplc="E77C2782">
      <w:numFmt w:val="bullet"/>
      <w:lvlText w:val="•"/>
      <w:lvlJc w:val="left"/>
      <w:pPr>
        <w:ind w:left="6000" w:hanging="111"/>
      </w:pPr>
      <w:rPr>
        <w:rFonts w:hint="default"/>
        <w:lang w:val="fr-FR" w:eastAsia="en-US" w:bidi="ar-SA"/>
      </w:rPr>
    </w:lvl>
    <w:lvl w:ilvl="6" w:tplc="04EA0872">
      <w:numFmt w:val="bullet"/>
      <w:lvlText w:val="•"/>
      <w:lvlJc w:val="left"/>
      <w:pPr>
        <w:ind w:left="7148" w:hanging="111"/>
      </w:pPr>
      <w:rPr>
        <w:rFonts w:hint="default"/>
        <w:lang w:val="fr-FR" w:eastAsia="en-US" w:bidi="ar-SA"/>
      </w:rPr>
    </w:lvl>
    <w:lvl w:ilvl="7" w:tplc="4CA26922">
      <w:numFmt w:val="bullet"/>
      <w:lvlText w:val="•"/>
      <w:lvlJc w:val="left"/>
      <w:pPr>
        <w:ind w:left="8296" w:hanging="111"/>
      </w:pPr>
      <w:rPr>
        <w:rFonts w:hint="default"/>
        <w:lang w:val="fr-FR" w:eastAsia="en-US" w:bidi="ar-SA"/>
      </w:rPr>
    </w:lvl>
    <w:lvl w:ilvl="8" w:tplc="9F7CF77A">
      <w:numFmt w:val="bullet"/>
      <w:lvlText w:val="•"/>
      <w:lvlJc w:val="left"/>
      <w:pPr>
        <w:ind w:left="9444" w:hanging="111"/>
      </w:pPr>
      <w:rPr>
        <w:rFonts w:hint="default"/>
        <w:lang w:val="fr-FR" w:eastAsia="en-US" w:bidi="ar-SA"/>
      </w:rPr>
    </w:lvl>
  </w:abstractNum>
  <w:abstractNum w:abstractNumId="7" w15:restartNumberingAfterBreak="0">
    <w:nsid w:val="46C3602B"/>
    <w:multiLevelType w:val="hybridMultilevel"/>
    <w:tmpl w:val="3C003818"/>
    <w:lvl w:ilvl="0" w:tplc="59068E6C">
      <w:numFmt w:val="bullet"/>
      <w:lvlText w:val="-"/>
      <w:lvlJc w:val="left"/>
      <w:pPr>
        <w:ind w:left="256" w:hanging="129"/>
      </w:pPr>
      <w:rPr>
        <w:rFonts w:ascii="Times New Roman" w:eastAsia="Times New Roman" w:hAnsi="Times New Roman" w:cs="Times New Roman" w:hint="default"/>
        <w:color w:val="FF0000"/>
        <w:w w:val="100"/>
        <w:sz w:val="22"/>
        <w:szCs w:val="22"/>
        <w:lang w:val="fr-FR" w:eastAsia="en-US" w:bidi="ar-SA"/>
      </w:rPr>
    </w:lvl>
    <w:lvl w:ilvl="1" w:tplc="285238DC">
      <w:numFmt w:val="bullet"/>
      <w:lvlText w:val="•"/>
      <w:lvlJc w:val="left"/>
      <w:pPr>
        <w:ind w:left="1408" w:hanging="129"/>
      </w:pPr>
      <w:rPr>
        <w:rFonts w:hint="default"/>
        <w:lang w:val="fr-FR" w:eastAsia="en-US" w:bidi="ar-SA"/>
      </w:rPr>
    </w:lvl>
    <w:lvl w:ilvl="2" w:tplc="C7A0E2AA">
      <w:numFmt w:val="bullet"/>
      <w:lvlText w:val="•"/>
      <w:lvlJc w:val="left"/>
      <w:pPr>
        <w:ind w:left="2556" w:hanging="129"/>
      </w:pPr>
      <w:rPr>
        <w:rFonts w:hint="default"/>
        <w:lang w:val="fr-FR" w:eastAsia="en-US" w:bidi="ar-SA"/>
      </w:rPr>
    </w:lvl>
    <w:lvl w:ilvl="3" w:tplc="3B44F33C">
      <w:numFmt w:val="bullet"/>
      <w:lvlText w:val="•"/>
      <w:lvlJc w:val="left"/>
      <w:pPr>
        <w:ind w:left="3704" w:hanging="129"/>
      </w:pPr>
      <w:rPr>
        <w:rFonts w:hint="default"/>
        <w:lang w:val="fr-FR" w:eastAsia="en-US" w:bidi="ar-SA"/>
      </w:rPr>
    </w:lvl>
    <w:lvl w:ilvl="4" w:tplc="F024237C">
      <w:numFmt w:val="bullet"/>
      <w:lvlText w:val="•"/>
      <w:lvlJc w:val="left"/>
      <w:pPr>
        <w:ind w:left="4852" w:hanging="129"/>
      </w:pPr>
      <w:rPr>
        <w:rFonts w:hint="default"/>
        <w:lang w:val="fr-FR" w:eastAsia="en-US" w:bidi="ar-SA"/>
      </w:rPr>
    </w:lvl>
    <w:lvl w:ilvl="5" w:tplc="94946334">
      <w:numFmt w:val="bullet"/>
      <w:lvlText w:val="•"/>
      <w:lvlJc w:val="left"/>
      <w:pPr>
        <w:ind w:left="6000" w:hanging="129"/>
      </w:pPr>
      <w:rPr>
        <w:rFonts w:hint="default"/>
        <w:lang w:val="fr-FR" w:eastAsia="en-US" w:bidi="ar-SA"/>
      </w:rPr>
    </w:lvl>
    <w:lvl w:ilvl="6" w:tplc="2A401C9C">
      <w:numFmt w:val="bullet"/>
      <w:lvlText w:val="•"/>
      <w:lvlJc w:val="left"/>
      <w:pPr>
        <w:ind w:left="7148" w:hanging="129"/>
      </w:pPr>
      <w:rPr>
        <w:rFonts w:hint="default"/>
        <w:lang w:val="fr-FR" w:eastAsia="en-US" w:bidi="ar-SA"/>
      </w:rPr>
    </w:lvl>
    <w:lvl w:ilvl="7" w:tplc="FB48B1DE">
      <w:numFmt w:val="bullet"/>
      <w:lvlText w:val="•"/>
      <w:lvlJc w:val="left"/>
      <w:pPr>
        <w:ind w:left="8296" w:hanging="129"/>
      </w:pPr>
      <w:rPr>
        <w:rFonts w:hint="default"/>
        <w:lang w:val="fr-FR" w:eastAsia="en-US" w:bidi="ar-SA"/>
      </w:rPr>
    </w:lvl>
    <w:lvl w:ilvl="8" w:tplc="18585682">
      <w:numFmt w:val="bullet"/>
      <w:lvlText w:val="•"/>
      <w:lvlJc w:val="left"/>
      <w:pPr>
        <w:ind w:left="9444" w:hanging="129"/>
      </w:pPr>
      <w:rPr>
        <w:rFonts w:hint="default"/>
        <w:lang w:val="fr-FR" w:eastAsia="en-US" w:bidi="ar-SA"/>
      </w:rPr>
    </w:lvl>
  </w:abstractNum>
  <w:abstractNum w:abstractNumId="8" w15:restartNumberingAfterBreak="0">
    <w:nsid w:val="56374C3E"/>
    <w:multiLevelType w:val="hybridMultilevel"/>
    <w:tmpl w:val="779E7D36"/>
    <w:lvl w:ilvl="0" w:tplc="EDE05D96">
      <w:numFmt w:val="bullet"/>
      <w:lvlText w:val="-"/>
      <w:lvlJc w:val="left"/>
      <w:pPr>
        <w:ind w:left="1394" w:hanging="135"/>
      </w:pPr>
      <w:rPr>
        <w:rFonts w:ascii="Arial MT" w:eastAsia="Arial MT" w:hAnsi="Arial MT" w:cs="Arial MT" w:hint="default"/>
        <w:w w:val="100"/>
        <w:sz w:val="22"/>
        <w:szCs w:val="22"/>
        <w:lang w:val="fr-FR" w:eastAsia="en-US" w:bidi="ar-SA"/>
      </w:rPr>
    </w:lvl>
    <w:lvl w:ilvl="1" w:tplc="98020E72">
      <w:numFmt w:val="bullet"/>
      <w:lvlText w:val="-"/>
      <w:lvlJc w:val="left"/>
      <w:pPr>
        <w:ind w:left="1980" w:hanging="360"/>
      </w:pPr>
      <w:rPr>
        <w:rFonts w:ascii="Arial MT" w:eastAsia="Arial MT" w:hAnsi="Arial MT" w:cs="Arial MT" w:hint="default"/>
        <w:w w:val="100"/>
        <w:sz w:val="24"/>
        <w:szCs w:val="24"/>
        <w:lang w:val="fr-FR" w:eastAsia="en-US" w:bidi="ar-SA"/>
      </w:rPr>
    </w:lvl>
    <w:lvl w:ilvl="2" w:tplc="6F7A38AC">
      <w:numFmt w:val="bullet"/>
      <w:lvlText w:val="•"/>
      <w:lvlJc w:val="left"/>
      <w:pPr>
        <w:ind w:left="3064" w:hanging="360"/>
      </w:pPr>
      <w:rPr>
        <w:rFonts w:hint="default"/>
        <w:lang w:val="fr-FR" w:eastAsia="en-US" w:bidi="ar-SA"/>
      </w:rPr>
    </w:lvl>
    <w:lvl w:ilvl="3" w:tplc="76122508">
      <w:numFmt w:val="bullet"/>
      <w:lvlText w:val="•"/>
      <w:lvlJc w:val="left"/>
      <w:pPr>
        <w:ind w:left="4148" w:hanging="360"/>
      </w:pPr>
      <w:rPr>
        <w:rFonts w:hint="default"/>
        <w:lang w:val="fr-FR" w:eastAsia="en-US" w:bidi="ar-SA"/>
      </w:rPr>
    </w:lvl>
    <w:lvl w:ilvl="4" w:tplc="303276A0">
      <w:numFmt w:val="bullet"/>
      <w:lvlText w:val="•"/>
      <w:lvlJc w:val="left"/>
      <w:pPr>
        <w:ind w:left="5233" w:hanging="360"/>
      </w:pPr>
      <w:rPr>
        <w:rFonts w:hint="default"/>
        <w:lang w:val="fr-FR" w:eastAsia="en-US" w:bidi="ar-SA"/>
      </w:rPr>
    </w:lvl>
    <w:lvl w:ilvl="5" w:tplc="3AB47E74">
      <w:numFmt w:val="bullet"/>
      <w:lvlText w:val="•"/>
      <w:lvlJc w:val="left"/>
      <w:pPr>
        <w:ind w:left="6317" w:hanging="360"/>
      </w:pPr>
      <w:rPr>
        <w:rFonts w:hint="default"/>
        <w:lang w:val="fr-FR" w:eastAsia="en-US" w:bidi="ar-SA"/>
      </w:rPr>
    </w:lvl>
    <w:lvl w:ilvl="6" w:tplc="A34AF686">
      <w:numFmt w:val="bullet"/>
      <w:lvlText w:val="•"/>
      <w:lvlJc w:val="left"/>
      <w:pPr>
        <w:ind w:left="7402" w:hanging="360"/>
      </w:pPr>
      <w:rPr>
        <w:rFonts w:hint="default"/>
        <w:lang w:val="fr-FR" w:eastAsia="en-US" w:bidi="ar-SA"/>
      </w:rPr>
    </w:lvl>
    <w:lvl w:ilvl="7" w:tplc="040A6C4A">
      <w:numFmt w:val="bullet"/>
      <w:lvlText w:val="•"/>
      <w:lvlJc w:val="left"/>
      <w:pPr>
        <w:ind w:left="8486" w:hanging="360"/>
      </w:pPr>
      <w:rPr>
        <w:rFonts w:hint="default"/>
        <w:lang w:val="fr-FR" w:eastAsia="en-US" w:bidi="ar-SA"/>
      </w:rPr>
    </w:lvl>
    <w:lvl w:ilvl="8" w:tplc="D6D2AE30">
      <w:numFmt w:val="bullet"/>
      <w:lvlText w:val="•"/>
      <w:lvlJc w:val="left"/>
      <w:pPr>
        <w:ind w:left="9571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7597789E"/>
    <w:multiLevelType w:val="hybridMultilevel"/>
    <w:tmpl w:val="24DEB8EE"/>
    <w:lvl w:ilvl="0" w:tplc="0B46F400">
      <w:numFmt w:val="bullet"/>
      <w:lvlText w:val="-"/>
      <w:lvlJc w:val="left"/>
      <w:pPr>
        <w:ind w:left="333" w:hanging="123"/>
      </w:pPr>
      <w:rPr>
        <w:rFonts w:ascii="Arial MT" w:eastAsia="Arial MT" w:hAnsi="Arial MT" w:cs="Arial MT" w:hint="default"/>
        <w:w w:val="100"/>
        <w:sz w:val="20"/>
        <w:szCs w:val="20"/>
        <w:lang w:val="fr-FR" w:eastAsia="en-US" w:bidi="ar-SA"/>
      </w:rPr>
    </w:lvl>
    <w:lvl w:ilvl="1" w:tplc="45B481D0">
      <w:numFmt w:val="bullet"/>
      <w:lvlText w:val="•"/>
      <w:lvlJc w:val="left"/>
      <w:pPr>
        <w:ind w:left="1480" w:hanging="123"/>
      </w:pPr>
      <w:rPr>
        <w:rFonts w:hint="default"/>
        <w:lang w:val="fr-FR" w:eastAsia="en-US" w:bidi="ar-SA"/>
      </w:rPr>
    </w:lvl>
    <w:lvl w:ilvl="2" w:tplc="95C6318E">
      <w:numFmt w:val="bullet"/>
      <w:lvlText w:val="•"/>
      <w:lvlJc w:val="left"/>
      <w:pPr>
        <w:ind w:left="2620" w:hanging="123"/>
      </w:pPr>
      <w:rPr>
        <w:rFonts w:hint="default"/>
        <w:lang w:val="fr-FR" w:eastAsia="en-US" w:bidi="ar-SA"/>
      </w:rPr>
    </w:lvl>
    <w:lvl w:ilvl="3" w:tplc="650A8AA0">
      <w:numFmt w:val="bullet"/>
      <w:lvlText w:val="•"/>
      <w:lvlJc w:val="left"/>
      <w:pPr>
        <w:ind w:left="3760" w:hanging="123"/>
      </w:pPr>
      <w:rPr>
        <w:rFonts w:hint="default"/>
        <w:lang w:val="fr-FR" w:eastAsia="en-US" w:bidi="ar-SA"/>
      </w:rPr>
    </w:lvl>
    <w:lvl w:ilvl="4" w:tplc="BD7CE57E">
      <w:numFmt w:val="bullet"/>
      <w:lvlText w:val="•"/>
      <w:lvlJc w:val="left"/>
      <w:pPr>
        <w:ind w:left="4900" w:hanging="123"/>
      </w:pPr>
      <w:rPr>
        <w:rFonts w:hint="default"/>
        <w:lang w:val="fr-FR" w:eastAsia="en-US" w:bidi="ar-SA"/>
      </w:rPr>
    </w:lvl>
    <w:lvl w:ilvl="5" w:tplc="9576715C">
      <w:numFmt w:val="bullet"/>
      <w:lvlText w:val="•"/>
      <w:lvlJc w:val="left"/>
      <w:pPr>
        <w:ind w:left="6040" w:hanging="123"/>
      </w:pPr>
      <w:rPr>
        <w:rFonts w:hint="default"/>
        <w:lang w:val="fr-FR" w:eastAsia="en-US" w:bidi="ar-SA"/>
      </w:rPr>
    </w:lvl>
    <w:lvl w:ilvl="6" w:tplc="63F8ACA8">
      <w:numFmt w:val="bullet"/>
      <w:lvlText w:val="•"/>
      <w:lvlJc w:val="left"/>
      <w:pPr>
        <w:ind w:left="7180" w:hanging="123"/>
      </w:pPr>
      <w:rPr>
        <w:rFonts w:hint="default"/>
        <w:lang w:val="fr-FR" w:eastAsia="en-US" w:bidi="ar-SA"/>
      </w:rPr>
    </w:lvl>
    <w:lvl w:ilvl="7" w:tplc="3F028F82">
      <w:numFmt w:val="bullet"/>
      <w:lvlText w:val="•"/>
      <w:lvlJc w:val="left"/>
      <w:pPr>
        <w:ind w:left="8320" w:hanging="123"/>
      </w:pPr>
      <w:rPr>
        <w:rFonts w:hint="default"/>
        <w:lang w:val="fr-FR" w:eastAsia="en-US" w:bidi="ar-SA"/>
      </w:rPr>
    </w:lvl>
    <w:lvl w:ilvl="8" w:tplc="D5166F8E">
      <w:numFmt w:val="bullet"/>
      <w:lvlText w:val="•"/>
      <w:lvlJc w:val="left"/>
      <w:pPr>
        <w:ind w:left="9460" w:hanging="123"/>
      </w:pPr>
      <w:rPr>
        <w:rFonts w:hint="default"/>
        <w:lang w:val="fr-FR" w:eastAsia="en-US" w:bidi="ar-SA"/>
      </w:rPr>
    </w:lvl>
  </w:abstractNum>
  <w:abstractNum w:abstractNumId="10" w15:restartNumberingAfterBreak="0">
    <w:nsid w:val="762F3D84"/>
    <w:multiLevelType w:val="hybridMultilevel"/>
    <w:tmpl w:val="65A8409E"/>
    <w:lvl w:ilvl="0" w:tplc="CCF463A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044204">
    <w:abstractNumId w:val="9"/>
  </w:num>
  <w:num w:numId="2" w16cid:durableId="1358851718">
    <w:abstractNumId w:val="0"/>
  </w:num>
  <w:num w:numId="3" w16cid:durableId="1703625027">
    <w:abstractNumId w:val="6"/>
  </w:num>
  <w:num w:numId="4" w16cid:durableId="1627420808">
    <w:abstractNumId w:val="7"/>
  </w:num>
  <w:num w:numId="5" w16cid:durableId="2036731787">
    <w:abstractNumId w:val="5"/>
  </w:num>
  <w:num w:numId="6" w16cid:durableId="2101565992">
    <w:abstractNumId w:val="1"/>
  </w:num>
  <w:num w:numId="7" w16cid:durableId="1111125636">
    <w:abstractNumId w:val="2"/>
  </w:num>
  <w:num w:numId="8" w16cid:durableId="2029866115">
    <w:abstractNumId w:val="8"/>
  </w:num>
  <w:num w:numId="9" w16cid:durableId="911085466">
    <w:abstractNumId w:val="4"/>
  </w:num>
  <w:num w:numId="10" w16cid:durableId="1908225509">
    <w:abstractNumId w:val="3"/>
  </w:num>
  <w:num w:numId="11" w16cid:durableId="23875470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JEUX Emma">
    <w15:presenceInfo w15:providerId="AD" w15:userId="S-1-5-21-1390067357-1450960922-839522115-41537"/>
  </w15:person>
  <w15:person w15:author="chloe.lemaitre971@gmail.com">
    <w15:presenceInfo w15:providerId="Windows Live" w15:userId="3930cbe5d1c01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67B"/>
    <w:rsid w:val="000A076D"/>
    <w:rsid w:val="000D08C0"/>
    <w:rsid w:val="00180EB1"/>
    <w:rsid w:val="00186F03"/>
    <w:rsid w:val="001F516A"/>
    <w:rsid w:val="002253AE"/>
    <w:rsid w:val="002E35AC"/>
    <w:rsid w:val="00327D9A"/>
    <w:rsid w:val="003F48A0"/>
    <w:rsid w:val="004A6DE6"/>
    <w:rsid w:val="004B65D7"/>
    <w:rsid w:val="004D1966"/>
    <w:rsid w:val="006128C2"/>
    <w:rsid w:val="0063415D"/>
    <w:rsid w:val="00664793"/>
    <w:rsid w:val="007D7603"/>
    <w:rsid w:val="008B767B"/>
    <w:rsid w:val="00986E01"/>
    <w:rsid w:val="00A41EA9"/>
    <w:rsid w:val="00C13CB8"/>
    <w:rsid w:val="00D67249"/>
    <w:rsid w:val="00E13715"/>
    <w:rsid w:val="00E22ABA"/>
    <w:rsid w:val="00E4086D"/>
    <w:rsid w:val="00EF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B332"/>
  <w15:docId w15:val="{D1F2D605-4AD3-43E5-888F-B3FFEA5B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1"/>
    <w:qFormat/>
    <w:pPr>
      <w:ind w:left="211"/>
      <w:outlineLvl w:val="0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Titre2">
    <w:name w:val="heading 2"/>
    <w:basedOn w:val="Normal"/>
    <w:uiPriority w:val="1"/>
    <w:qFormat/>
    <w:pPr>
      <w:ind w:left="12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itre3">
    <w:name w:val="heading 3"/>
    <w:basedOn w:val="Normal"/>
    <w:uiPriority w:val="1"/>
    <w:qFormat/>
    <w:pPr>
      <w:ind w:left="1260"/>
      <w:outlineLvl w:val="2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"/>
    <w:qFormat/>
    <w:pPr>
      <w:spacing w:before="99"/>
      <w:ind w:left="689" w:right="85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spacing w:before="40"/>
      <w:ind w:left="819" w:hanging="189"/>
    </w:pPr>
  </w:style>
  <w:style w:type="paragraph" w:customStyle="1" w:styleId="TableParagraph">
    <w:name w:val="Table Paragraph"/>
    <w:basedOn w:val="Normal"/>
    <w:uiPriority w:val="1"/>
    <w:qFormat/>
  </w:style>
  <w:style w:type="character" w:styleId="Marquedecommentaire">
    <w:name w:val="annotation reference"/>
    <w:basedOn w:val="Policepardfaut"/>
    <w:uiPriority w:val="99"/>
    <w:semiHidden/>
    <w:unhideWhenUsed/>
    <w:rsid w:val="001F516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F516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F516A"/>
    <w:rPr>
      <w:rFonts w:ascii="Arial MT" w:eastAsia="Arial MT" w:hAnsi="Arial MT" w:cs="Arial M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F516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F516A"/>
    <w:rPr>
      <w:rFonts w:ascii="Arial MT" w:eastAsia="Arial MT" w:hAnsi="Arial MT" w:cs="Arial MT"/>
      <w:b/>
      <w:bCs/>
      <w:sz w:val="20"/>
      <w:szCs w:val="20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F516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516A"/>
    <w:rPr>
      <w:rFonts w:ascii="Segoe UI" w:eastAsia="Arial MT" w:hAnsi="Segoe UI" w:cs="Segoe UI"/>
      <w:sz w:val="18"/>
      <w:szCs w:val="18"/>
      <w:lang w:val="fr-FR"/>
    </w:rPr>
  </w:style>
  <w:style w:type="table" w:styleId="Grilledutableau">
    <w:name w:val="Table Grid"/>
    <w:basedOn w:val="TableauNormal"/>
    <w:uiPriority w:val="39"/>
    <w:rsid w:val="00186F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2E35AC"/>
    <w:pPr>
      <w:widowControl/>
      <w:autoSpaceDE/>
      <w:autoSpaceDN/>
    </w:pPr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nn.breton@chu-rennes.fr" TargetMode="External"/><Relationship Id="rId13" Type="http://schemas.microsoft.com/office/2016/09/relationships/commentsIds" Target="commentsIds.xml"/><Relationship Id="rId18" Type="http://schemas.openxmlformats.org/officeDocument/2006/relationships/image" Target="media/image6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hyperlink" Target="mailto:antoine.bourgoin@chu-rennes.fr" TargetMode="External"/><Relationship Id="rId12" Type="http://schemas.microsoft.com/office/2011/relationships/commentsExtended" Target="commentsExtended.xml"/><Relationship Id="rId17" Type="http://schemas.openxmlformats.org/officeDocument/2006/relationships/image" Target="media/image5.jpeg"/><Relationship Id="rId25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60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omments" Target="comments.xml"/><Relationship Id="rId24" Type="http://schemas.openxmlformats.org/officeDocument/2006/relationships/image" Target="media/image9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8.jpeg"/><Relationship Id="rId28" Type="http://schemas.openxmlformats.org/officeDocument/2006/relationships/theme" Target="theme/theme1.xml"/><Relationship Id="rId10" Type="http://schemas.openxmlformats.org/officeDocument/2006/relationships/hyperlink" Target="mailto:yann.breton@chu-rennes.fr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mailto:antoine.bourgoin@chu-rennes.fr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DE875-C805-441B-957C-757056E9A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18</Pages>
  <Words>4162</Words>
  <Characters>22895</Characters>
  <Application>Microsoft Office Word</Application>
  <DocSecurity>0</DocSecurity>
  <Lines>190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Protocole 2.0</vt:lpstr>
    </vt:vector>
  </TitlesOfParts>
  <Company>CHU-RENNES</Company>
  <LinksUpToDate>false</LinksUpToDate>
  <CharactersWithSpaces>27003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2.0</dc:title>
  <dc:creator>BAJEUX Emma</dc:creator>
  <cp:lastModifiedBy>chloe.lemaitre971@gmail.com</cp:lastModifiedBy>
  <cp:revision>14</cp:revision>
  <dcterms:created xsi:type="dcterms:W3CDTF">2024-05-24T07:09:00Z</dcterms:created>
  <dcterms:modified xsi:type="dcterms:W3CDTF">2026-02-20T07:25:00Z</dcterms:modified>
</cp:coreProperties>
</file>